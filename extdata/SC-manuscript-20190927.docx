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FEA6E" w14:textId="518DFF2B" w:rsidR="00B01772" w:rsidRPr="00816037" w:rsidRDefault="00B01772" w:rsidP="009060CA">
      <w:pPr>
        <w:jc w:val="center"/>
        <w:rPr>
          <w:rFonts w:ascii="Arial" w:hAnsi="Arial" w:cs="Arial"/>
          <w:b/>
          <w:szCs w:val="22"/>
        </w:rPr>
      </w:pPr>
      <w:r w:rsidRPr="00816037">
        <w:rPr>
          <w:rFonts w:ascii="Arial" w:hAnsi="Arial" w:cs="Arial"/>
          <w:b/>
          <w:szCs w:val="22"/>
        </w:rPr>
        <w:t xml:space="preserve">Genetic and Epigenetic Analysis to a COL2A1 Caused </w:t>
      </w:r>
      <w:r w:rsidR="00F12D52" w:rsidRPr="00816037">
        <w:rPr>
          <w:rFonts w:ascii="Arial" w:hAnsi="Arial" w:cs="Arial"/>
          <w:b/>
          <w:color w:val="202020"/>
          <w:szCs w:val="22"/>
          <w:shd w:val="clear" w:color="auto" w:fill="FFFFFF"/>
        </w:rPr>
        <w:t xml:space="preserve">Czech Dysplasia </w:t>
      </w:r>
      <w:r w:rsidRPr="00816037">
        <w:rPr>
          <w:rFonts w:ascii="Arial" w:hAnsi="Arial" w:cs="Arial"/>
          <w:b/>
          <w:szCs w:val="22"/>
        </w:rPr>
        <w:t>Pedigree</w:t>
      </w:r>
    </w:p>
    <w:p w14:paraId="3B4FAAF3" w14:textId="77777777" w:rsidR="00B01772" w:rsidRPr="009D13F1" w:rsidRDefault="00B01772" w:rsidP="009060CA">
      <w:pPr>
        <w:rPr>
          <w:rFonts w:ascii="Arial" w:hAnsi="Arial" w:cs="Arial"/>
          <w:sz w:val="22"/>
          <w:szCs w:val="22"/>
        </w:rPr>
      </w:pPr>
    </w:p>
    <w:p w14:paraId="57AF51C5" w14:textId="46727D4B" w:rsidR="00B01772" w:rsidRPr="009D13F1" w:rsidRDefault="00B01772" w:rsidP="009060CA">
      <w:pPr>
        <w:jc w:val="center"/>
        <w:rPr>
          <w:rFonts w:ascii="Arial" w:hAnsi="Arial" w:cs="Arial"/>
          <w:sz w:val="22"/>
          <w:szCs w:val="22"/>
          <w:vertAlign w:val="superscript"/>
        </w:rPr>
      </w:pPr>
      <w:r w:rsidRPr="009D13F1">
        <w:rPr>
          <w:rFonts w:ascii="Arial" w:hAnsi="Arial" w:cs="Arial"/>
          <w:sz w:val="22"/>
          <w:szCs w:val="22"/>
        </w:rPr>
        <w:t>Shicheng Guo</w:t>
      </w:r>
      <w:r w:rsidRPr="009D13F1">
        <w:rPr>
          <w:rFonts w:ascii="Arial" w:hAnsi="Arial" w:cs="Arial"/>
          <w:sz w:val="22"/>
          <w:szCs w:val="22"/>
          <w:vertAlign w:val="superscript"/>
        </w:rPr>
        <w:t>1</w:t>
      </w:r>
      <w:proofErr w:type="gramStart"/>
      <w:r w:rsidRPr="009D13F1">
        <w:rPr>
          <w:rFonts w:ascii="Arial" w:hAnsi="Arial" w:cs="Arial"/>
          <w:sz w:val="22"/>
          <w:szCs w:val="22"/>
          <w:vertAlign w:val="superscript"/>
        </w:rPr>
        <w:t>,2</w:t>
      </w:r>
      <w:proofErr w:type="gramEnd"/>
      <w:r w:rsidR="003E1B2F" w:rsidRPr="009D13F1">
        <w:rPr>
          <w:rFonts w:ascii="Arial" w:hAnsi="Arial" w:cs="Arial"/>
          <w:sz w:val="22"/>
          <w:szCs w:val="22"/>
          <w:vertAlign w:val="superscript"/>
        </w:rPr>
        <w:t>#</w:t>
      </w:r>
      <w:r w:rsidRPr="009D13F1">
        <w:rPr>
          <w:rFonts w:ascii="Arial" w:hAnsi="Arial" w:cs="Arial"/>
          <w:sz w:val="22"/>
          <w:szCs w:val="22"/>
        </w:rPr>
        <w:t>, Mengfeng Zhao</w:t>
      </w:r>
      <w:r w:rsidRPr="009D13F1">
        <w:rPr>
          <w:rFonts w:ascii="Arial" w:hAnsi="Arial" w:cs="Arial"/>
          <w:sz w:val="22"/>
          <w:szCs w:val="22"/>
          <w:vertAlign w:val="superscript"/>
        </w:rPr>
        <w:t>3</w:t>
      </w:r>
      <w:r w:rsidR="003E1B2F" w:rsidRPr="009D13F1">
        <w:rPr>
          <w:rFonts w:ascii="Arial" w:hAnsi="Arial" w:cs="Arial"/>
          <w:sz w:val="22"/>
          <w:szCs w:val="22"/>
          <w:vertAlign w:val="superscript"/>
        </w:rPr>
        <w:t>#</w:t>
      </w:r>
      <w:r w:rsidRPr="009D13F1">
        <w:rPr>
          <w:rFonts w:ascii="Arial" w:hAnsi="Arial" w:cs="Arial"/>
          <w:sz w:val="22"/>
          <w:szCs w:val="22"/>
        </w:rPr>
        <w:t>, Steven J Schrodi</w:t>
      </w:r>
      <w:r w:rsidRPr="009D13F1">
        <w:rPr>
          <w:rFonts w:ascii="Arial" w:hAnsi="Arial" w:cs="Arial"/>
          <w:sz w:val="22"/>
          <w:szCs w:val="22"/>
          <w:vertAlign w:val="superscript"/>
        </w:rPr>
        <w:t>2,4</w:t>
      </w:r>
      <w:r w:rsidR="003E1B2F" w:rsidRPr="009D13F1">
        <w:rPr>
          <w:rFonts w:ascii="Arial" w:hAnsi="Arial" w:cs="Arial"/>
          <w:sz w:val="22"/>
          <w:szCs w:val="22"/>
          <w:vertAlign w:val="superscript"/>
        </w:rPr>
        <w:t>*</w:t>
      </w:r>
      <w:r w:rsidRPr="009D13F1">
        <w:rPr>
          <w:rFonts w:ascii="Arial" w:hAnsi="Arial" w:cs="Arial"/>
          <w:sz w:val="22"/>
          <w:szCs w:val="22"/>
        </w:rPr>
        <w:t>, Dongyi He</w:t>
      </w:r>
      <w:r w:rsidRPr="009D13F1">
        <w:rPr>
          <w:rFonts w:ascii="Arial" w:hAnsi="Arial" w:cs="Arial"/>
          <w:sz w:val="22"/>
          <w:szCs w:val="22"/>
          <w:vertAlign w:val="superscript"/>
        </w:rPr>
        <w:t>3,5</w:t>
      </w:r>
      <w:r w:rsidR="003E1B2F" w:rsidRPr="009D13F1">
        <w:rPr>
          <w:rFonts w:ascii="Arial" w:hAnsi="Arial" w:cs="Arial"/>
          <w:sz w:val="22"/>
          <w:szCs w:val="22"/>
          <w:vertAlign w:val="superscript"/>
        </w:rPr>
        <w:t>*</w:t>
      </w:r>
    </w:p>
    <w:p w14:paraId="7D376797" w14:textId="77777777" w:rsidR="00816037" w:rsidRDefault="00816037" w:rsidP="009060CA">
      <w:pPr>
        <w:rPr>
          <w:rFonts w:ascii="Arial" w:hAnsi="Arial" w:cs="Arial"/>
          <w:sz w:val="22"/>
          <w:szCs w:val="22"/>
          <w:vertAlign w:val="superscript"/>
        </w:rPr>
      </w:pPr>
    </w:p>
    <w:p w14:paraId="7D5B9D6E" w14:textId="3167FBE6" w:rsidR="00B01772" w:rsidRPr="009D13F1" w:rsidRDefault="00B01772" w:rsidP="009060CA">
      <w:pPr>
        <w:rPr>
          <w:rFonts w:ascii="Arial" w:hAnsi="Arial" w:cs="Arial"/>
          <w:sz w:val="22"/>
          <w:szCs w:val="22"/>
        </w:rPr>
      </w:pPr>
      <w:proofErr w:type="gramStart"/>
      <w:r w:rsidRPr="009D13F1">
        <w:rPr>
          <w:rFonts w:ascii="Arial" w:hAnsi="Arial" w:cs="Arial"/>
          <w:sz w:val="22"/>
          <w:szCs w:val="22"/>
          <w:vertAlign w:val="superscript"/>
        </w:rPr>
        <w:t>1</w:t>
      </w:r>
      <w:proofErr w:type="gramEnd"/>
      <w:r w:rsidRPr="009D13F1">
        <w:rPr>
          <w:rFonts w:ascii="Arial" w:hAnsi="Arial" w:cs="Arial"/>
          <w:sz w:val="22"/>
          <w:szCs w:val="22"/>
          <w:vertAlign w:val="superscript"/>
        </w:rPr>
        <w:t xml:space="preserve">, </w:t>
      </w:r>
      <w:r w:rsidRPr="009D13F1">
        <w:rPr>
          <w:rFonts w:ascii="Arial" w:hAnsi="Arial" w:cs="Arial"/>
          <w:sz w:val="22"/>
          <w:szCs w:val="22"/>
        </w:rPr>
        <w:t>Center for Precision Medicine Research, Marshfield Clinic Research Institute, Marshfield, WI 54449, USA</w:t>
      </w:r>
    </w:p>
    <w:p w14:paraId="3EB36E63" w14:textId="77777777" w:rsidR="00B01772" w:rsidRPr="009D13F1" w:rsidRDefault="00B01772" w:rsidP="009060CA">
      <w:pPr>
        <w:rPr>
          <w:rFonts w:ascii="Arial" w:hAnsi="Arial" w:cs="Arial"/>
          <w:sz w:val="22"/>
          <w:szCs w:val="22"/>
        </w:rPr>
      </w:pPr>
      <w:proofErr w:type="gramStart"/>
      <w:r w:rsidRPr="009D13F1">
        <w:rPr>
          <w:rFonts w:ascii="Arial" w:hAnsi="Arial" w:cs="Arial"/>
          <w:sz w:val="22"/>
          <w:szCs w:val="22"/>
          <w:vertAlign w:val="superscript"/>
        </w:rPr>
        <w:t>2</w:t>
      </w:r>
      <w:proofErr w:type="gramEnd"/>
      <w:r w:rsidRPr="009D13F1">
        <w:rPr>
          <w:rFonts w:ascii="Arial" w:hAnsi="Arial" w:cs="Arial"/>
          <w:sz w:val="22"/>
          <w:szCs w:val="22"/>
          <w:vertAlign w:val="superscript"/>
        </w:rPr>
        <w:t xml:space="preserve">, </w:t>
      </w:r>
      <w:r w:rsidRPr="009D13F1">
        <w:rPr>
          <w:rFonts w:ascii="Arial" w:hAnsi="Arial" w:cs="Arial"/>
          <w:sz w:val="22"/>
          <w:szCs w:val="22"/>
        </w:rPr>
        <w:t>Computation and Informatics in Biology and Medicine, University of Wisconsin-Madison, Madison, WI, 53706, USA</w:t>
      </w:r>
    </w:p>
    <w:p w14:paraId="049E9553" w14:textId="6A991CC8" w:rsidR="00B01772" w:rsidRPr="009D13F1" w:rsidRDefault="00B01772" w:rsidP="009060CA">
      <w:pPr>
        <w:rPr>
          <w:rFonts w:ascii="Arial" w:eastAsia="Times New Roman" w:hAnsi="Arial" w:cs="Arial"/>
          <w:sz w:val="22"/>
          <w:szCs w:val="22"/>
        </w:rPr>
      </w:pPr>
      <w:proofErr w:type="gramStart"/>
      <w:r w:rsidRPr="009D13F1">
        <w:rPr>
          <w:rFonts w:ascii="Arial" w:eastAsia="Times New Roman" w:hAnsi="Arial" w:cs="Arial"/>
          <w:sz w:val="22"/>
          <w:szCs w:val="22"/>
          <w:vertAlign w:val="superscript"/>
        </w:rPr>
        <w:t>3</w:t>
      </w:r>
      <w:proofErr w:type="gramEnd"/>
      <w:r w:rsidR="009060CA">
        <w:rPr>
          <w:rFonts w:ascii="Arial" w:hAnsi="Arial" w:cs="Arial"/>
          <w:sz w:val="22"/>
          <w:szCs w:val="22"/>
          <w:vertAlign w:val="superscript"/>
        </w:rPr>
        <w:t xml:space="preserve">, </w:t>
      </w:r>
      <w:r w:rsidRPr="009D13F1">
        <w:rPr>
          <w:rFonts w:ascii="Arial" w:eastAsia="Times New Roman" w:hAnsi="Arial" w:cs="Arial"/>
          <w:sz w:val="22"/>
          <w:szCs w:val="22"/>
        </w:rPr>
        <w:t xml:space="preserve">Department of Rheumatology, Shanghai Guanghua Hospital of Integrated Traditional and Western Medicine, Shanghai 200052, China. </w:t>
      </w:r>
    </w:p>
    <w:p w14:paraId="52D33DF5" w14:textId="44A392CC" w:rsidR="00B01772" w:rsidRPr="009D13F1" w:rsidRDefault="00B01772" w:rsidP="009060CA">
      <w:pPr>
        <w:rPr>
          <w:rFonts w:ascii="Arial" w:hAnsi="Arial" w:cs="Arial"/>
          <w:sz w:val="22"/>
          <w:szCs w:val="22"/>
        </w:rPr>
      </w:pPr>
      <w:r w:rsidRPr="009D13F1">
        <w:rPr>
          <w:rFonts w:ascii="Arial" w:hAnsi="Arial" w:cs="Arial"/>
          <w:sz w:val="22"/>
          <w:szCs w:val="22"/>
          <w:vertAlign w:val="superscript"/>
        </w:rPr>
        <w:t xml:space="preserve">4, </w:t>
      </w:r>
      <w:r w:rsidRPr="009D13F1">
        <w:rPr>
          <w:rFonts w:ascii="Arial" w:hAnsi="Arial" w:cs="Arial"/>
          <w:sz w:val="22"/>
          <w:szCs w:val="22"/>
        </w:rPr>
        <w:t>Department of Medical Genetics, School of Medicine and Public Health, University of Wisconsin-Madison, Madison, WI</w:t>
      </w:r>
      <w:r w:rsidR="00EA35CB" w:rsidRPr="009D13F1">
        <w:rPr>
          <w:rFonts w:ascii="Arial" w:hAnsi="Arial" w:cs="Arial"/>
          <w:sz w:val="22"/>
          <w:szCs w:val="22"/>
        </w:rPr>
        <w:t xml:space="preserve"> 53706</w:t>
      </w:r>
      <w:r w:rsidRPr="009D13F1">
        <w:rPr>
          <w:rFonts w:ascii="Arial" w:hAnsi="Arial" w:cs="Arial"/>
          <w:sz w:val="22"/>
          <w:szCs w:val="22"/>
        </w:rPr>
        <w:t>, USA</w:t>
      </w:r>
    </w:p>
    <w:p w14:paraId="0CFCD1AC" w14:textId="77777777" w:rsidR="00B01772" w:rsidRPr="009D13F1" w:rsidRDefault="00B01772" w:rsidP="009060CA">
      <w:pPr>
        <w:rPr>
          <w:rFonts w:ascii="Arial" w:hAnsi="Arial" w:cs="Arial"/>
          <w:sz w:val="22"/>
          <w:szCs w:val="22"/>
        </w:rPr>
      </w:pPr>
      <w:r w:rsidRPr="009D13F1">
        <w:rPr>
          <w:rFonts w:ascii="Arial" w:eastAsia="Times New Roman" w:hAnsi="Arial" w:cs="Arial"/>
          <w:sz w:val="22"/>
          <w:szCs w:val="22"/>
          <w:vertAlign w:val="superscript"/>
        </w:rPr>
        <w:t>5</w:t>
      </w:r>
      <w:r w:rsidRPr="009D13F1">
        <w:rPr>
          <w:rFonts w:ascii="Arial" w:hAnsi="Arial" w:cs="Arial"/>
          <w:sz w:val="22"/>
          <w:szCs w:val="22"/>
          <w:vertAlign w:val="superscript"/>
        </w:rPr>
        <w:t xml:space="preserve">, </w:t>
      </w:r>
      <w:r w:rsidRPr="009D13F1">
        <w:rPr>
          <w:rFonts w:ascii="Arial" w:eastAsia="Times New Roman" w:hAnsi="Arial" w:cs="Arial"/>
          <w:sz w:val="22"/>
          <w:szCs w:val="22"/>
        </w:rPr>
        <w:t>Arthritis Institute of integrated Traditional and Western medicine, Shanghai Chinese Medicine Research Institute, Shanghai 200052, China.</w:t>
      </w:r>
    </w:p>
    <w:p w14:paraId="18CD6AC9" w14:textId="5A047C04" w:rsidR="00DD024B" w:rsidRPr="009D13F1" w:rsidRDefault="00DD024B" w:rsidP="009060CA">
      <w:pPr>
        <w:rPr>
          <w:rFonts w:ascii="Arial" w:hAnsi="Arial" w:cs="Arial"/>
          <w:sz w:val="22"/>
          <w:szCs w:val="22"/>
        </w:rPr>
      </w:pPr>
    </w:p>
    <w:p w14:paraId="26C17546" w14:textId="77777777" w:rsidR="003E1B2F" w:rsidRPr="009D13F1" w:rsidRDefault="003E1B2F" w:rsidP="009060CA">
      <w:pPr>
        <w:rPr>
          <w:rFonts w:ascii="Arial" w:hAnsi="Arial" w:cs="Arial"/>
          <w:sz w:val="22"/>
          <w:szCs w:val="22"/>
        </w:rPr>
      </w:pPr>
      <w:r w:rsidRPr="009D13F1">
        <w:rPr>
          <w:rFonts w:ascii="Arial" w:hAnsi="Arial" w:cs="Arial"/>
          <w:sz w:val="22"/>
          <w:szCs w:val="22"/>
          <w:vertAlign w:val="superscript"/>
        </w:rPr>
        <w:t>#</w:t>
      </w:r>
      <w:proofErr w:type="gramStart"/>
      <w:r w:rsidRPr="009D13F1">
        <w:rPr>
          <w:rFonts w:ascii="Arial" w:hAnsi="Arial" w:cs="Arial"/>
          <w:sz w:val="22"/>
          <w:szCs w:val="22"/>
        </w:rPr>
        <w:t>These</w:t>
      </w:r>
      <w:proofErr w:type="gramEnd"/>
      <w:r w:rsidRPr="009D13F1">
        <w:rPr>
          <w:rFonts w:ascii="Arial" w:hAnsi="Arial" w:cs="Arial"/>
          <w:sz w:val="22"/>
          <w:szCs w:val="22"/>
        </w:rPr>
        <w:t xml:space="preserve"> authors contributed equally to this work</w:t>
      </w:r>
    </w:p>
    <w:p w14:paraId="66BCCBAE" w14:textId="77777777" w:rsidR="003E1B2F" w:rsidRPr="009D13F1" w:rsidRDefault="003E1B2F" w:rsidP="009060CA">
      <w:pPr>
        <w:rPr>
          <w:rFonts w:ascii="Arial" w:hAnsi="Arial" w:cs="Arial"/>
          <w:sz w:val="22"/>
          <w:szCs w:val="22"/>
        </w:rPr>
      </w:pPr>
    </w:p>
    <w:p w14:paraId="73DEB676" w14:textId="77777777" w:rsidR="003E1B2F" w:rsidRPr="009D13F1" w:rsidRDefault="003E1B2F" w:rsidP="009060CA">
      <w:pPr>
        <w:rPr>
          <w:rFonts w:ascii="Arial" w:hAnsi="Arial" w:cs="Arial"/>
          <w:sz w:val="22"/>
          <w:szCs w:val="22"/>
        </w:rPr>
      </w:pPr>
      <w:r w:rsidRPr="009D13F1">
        <w:rPr>
          <w:rFonts w:ascii="Arial" w:hAnsi="Arial" w:cs="Arial"/>
          <w:sz w:val="22"/>
          <w:szCs w:val="22"/>
        </w:rPr>
        <w:t>*Correspondence:</w:t>
      </w:r>
    </w:p>
    <w:p w14:paraId="420ACE6B" w14:textId="77A2E9F4" w:rsidR="003E1B2F" w:rsidRPr="009D13F1" w:rsidRDefault="003E1B2F" w:rsidP="009060CA">
      <w:pPr>
        <w:rPr>
          <w:rFonts w:ascii="Arial" w:hAnsi="Arial" w:cs="Arial"/>
          <w:sz w:val="22"/>
          <w:szCs w:val="22"/>
        </w:rPr>
      </w:pPr>
      <w:r w:rsidRPr="009D13F1">
        <w:rPr>
          <w:rFonts w:ascii="Arial" w:hAnsi="Arial" w:cs="Arial"/>
          <w:sz w:val="22"/>
          <w:szCs w:val="22"/>
        </w:rPr>
        <w:t xml:space="preserve">Dongyi He, </w:t>
      </w:r>
      <w:r w:rsidR="00D41E86" w:rsidRPr="009D13F1">
        <w:rPr>
          <w:rFonts w:ascii="Arial" w:hAnsi="Arial" w:cs="Arial"/>
          <w:sz w:val="22"/>
          <w:szCs w:val="22"/>
        </w:rPr>
        <w:t xml:space="preserve">M.D., </w:t>
      </w:r>
      <w:r w:rsidRPr="009D13F1">
        <w:rPr>
          <w:rFonts w:ascii="Arial" w:hAnsi="Arial" w:cs="Arial"/>
          <w:sz w:val="22"/>
          <w:szCs w:val="22"/>
        </w:rPr>
        <w:t>Ph.D.</w:t>
      </w:r>
    </w:p>
    <w:p w14:paraId="11381D66" w14:textId="77777777" w:rsidR="00EA35CB" w:rsidRPr="009D13F1" w:rsidRDefault="00EA35CB" w:rsidP="009060CA">
      <w:pPr>
        <w:rPr>
          <w:rFonts w:ascii="Arial" w:eastAsia="Times New Roman" w:hAnsi="Arial" w:cs="Arial"/>
          <w:sz w:val="22"/>
          <w:szCs w:val="22"/>
        </w:rPr>
      </w:pPr>
      <w:r w:rsidRPr="009D13F1">
        <w:rPr>
          <w:rFonts w:ascii="Arial" w:eastAsia="Times New Roman" w:hAnsi="Arial" w:cs="Arial"/>
          <w:sz w:val="22"/>
          <w:szCs w:val="22"/>
        </w:rPr>
        <w:t>Department of Rheumatology</w:t>
      </w:r>
    </w:p>
    <w:p w14:paraId="13557D63" w14:textId="682C9409" w:rsidR="00EA35CB" w:rsidRPr="009D13F1" w:rsidRDefault="00EA35CB" w:rsidP="009060CA">
      <w:pPr>
        <w:rPr>
          <w:rFonts w:ascii="Arial" w:hAnsi="Arial" w:cs="Arial"/>
          <w:sz w:val="22"/>
          <w:szCs w:val="22"/>
        </w:rPr>
      </w:pPr>
      <w:r w:rsidRPr="009D13F1">
        <w:rPr>
          <w:rFonts w:ascii="Arial" w:eastAsia="Times New Roman" w:hAnsi="Arial" w:cs="Arial"/>
          <w:sz w:val="22"/>
          <w:szCs w:val="22"/>
        </w:rPr>
        <w:t xml:space="preserve">Shanghai Guanghua Hospital of Integrated Traditional and Western Medicine, </w:t>
      </w:r>
    </w:p>
    <w:p w14:paraId="18135A7F" w14:textId="7AA126AC" w:rsidR="003E1B2F" w:rsidRPr="009D13F1" w:rsidRDefault="003E1B2F" w:rsidP="009060CA">
      <w:pPr>
        <w:rPr>
          <w:rFonts w:ascii="Arial" w:hAnsi="Arial" w:cs="Arial"/>
          <w:sz w:val="22"/>
          <w:szCs w:val="22"/>
        </w:rPr>
      </w:pPr>
      <w:r w:rsidRPr="009D13F1">
        <w:rPr>
          <w:rFonts w:ascii="Arial" w:hAnsi="Arial" w:cs="Arial"/>
          <w:sz w:val="22"/>
          <w:szCs w:val="22"/>
        </w:rPr>
        <w:t>Shanghai, China</w:t>
      </w:r>
    </w:p>
    <w:p w14:paraId="39836D3D" w14:textId="1E73B142" w:rsidR="003E1B2F" w:rsidRPr="009D13F1" w:rsidRDefault="003E1B2F" w:rsidP="009060CA">
      <w:pPr>
        <w:rPr>
          <w:rFonts w:ascii="Arial" w:hAnsi="Arial" w:cs="Arial"/>
          <w:sz w:val="22"/>
          <w:szCs w:val="22"/>
        </w:rPr>
      </w:pPr>
      <w:r w:rsidRPr="009D13F1">
        <w:rPr>
          <w:rFonts w:ascii="Arial" w:hAnsi="Arial" w:cs="Arial"/>
          <w:sz w:val="22"/>
          <w:szCs w:val="22"/>
        </w:rPr>
        <w:t xml:space="preserve">Email: </w:t>
      </w:r>
      <w:hyperlink r:id="rId5" w:history="1">
        <w:r w:rsidR="00EA35CB" w:rsidRPr="009D13F1">
          <w:rPr>
            <w:rFonts w:ascii="Arial" w:hAnsi="Arial" w:cs="Arial"/>
            <w:sz w:val="22"/>
            <w:szCs w:val="22"/>
          </w:rPr>
          <w:t>dongyihe@medmail.com.cn</w:t>
        </w:r>
      </w:hyperlink>
    </w:p>
    <w:p w14:paraId="0202925C" w14:textId="77777777" w:rsidR="003E1B2F" w:rsidRPr="009D13F1" w:rsidRDefault="003E1B2F" w:rsidP="009060CA">
      <w:pPr>
        <w:rPr>
          <w:rFonts w:ascii="Arial" w:hAnsi="Arial" w:cs="Arial"/>
          <w:sz w:val="22"/>
          <w:szCs w:val="22"/>
        </w:rPr>
      </w:pPr>
    </w:p>
    <w:p w14:paraId="37B574B1" w14:textId="77777777" w:rsidR="003E1B2F" w:rsidRPr="009D13F1" w:rsidRDefault="003E1B2F" w:rsidP="009060CA">
      <w:pPr>
        <w:rPr>
          <w:rFonts w:ascii="Arial" w:hAnsi="Arial" w:cs="Arial"/>
          <w:sz w:val="22"/>
          <w:szCs w:val="22"/>
        </w:rPr>
      </w:pPr>
      <w:r w:rsidRPr="009D13F1">
        <w:rPr>
          <w:rFonts w:ascii="Arial" w:hAnsi="Arial" w:cs="Arial"/>
          <w:sz w:val="22"/>
          <w:szCs w:val="22"/>
        </w:rPr>
        <w:t>Steven J. Schrodi, Ph.D.</w:t>
      </w:r>
    </w:p>
    <w:p w14:paraId="4BBA12A8" w14:textId="77777777" w:rsidR="00EA35CB" w:rsidRPr="009D13F1" w:rsidRDefault="00EA35CB" w:rsidP="009060CA">
      <w:pPr>
        <w:rPr>
          <w:rFonts w:ascii="Arial" w:hAnsi="Arial" w:cs="Arial"/>
          <w:sz w:val="22"/>
          <w:szCs w:val="22"/>
        </w:rPr>
      </w:pPr>
      <w:r w:rsidRPr="009D13F1">
        <w:rPr>
          <w:rFonts w:ascii="Arial" w:hAnsi="Arial" w:cs="Arial"/>
          <w:sz w:val="22"/>
          <w:szCs w:val="22"/>
        </w:rPr>
        <w:t>Department of Medical Genetics</w:t>
      </w:r>
    </w:p>
    <w:p w14:paraId="1115FC01" w14:textId="77777777" w:rsidR="00EA35CB" w:rsidRPr="009D13F1" w:rsidRDefault="00EA35CB" w:rsidP="009060CA">
      <w:pPr>
        <w:rPr>
          <w:rFonts w:ascii="Arial" w:hAnsi="Arial" w:cs="Arial"/>
          <w:sz w:val="22"/>
          <w:szCs w:val="22"/>
        </w:rPr>
      </w:pPr>
      <w:r w:rsidRPr="009D13F1">
        <w:rPr>
          <w:rFonts w:ascii="Arial" w:hAnsi="Arial" w:cs="Arial"/>
          <w:sz w:val="22"/>
          <w:szCs w:val="22"/>
        </w:rPr>
        <w:t>School of Medicine and Public Health</w:t>
      </w:r>
    </w:p>
    <w:p w14:paraId="17B0E51F" w14:textId="5A429E53" w:rsidR="003E1B2F" w:rsidRPr="009D13F1" w:rsidRDefault="00EA35CB" w:rsidP="009060CA">
      <w:pPr>
        <w:rPr>
          <w:rFonts w:ascii="Arial" w:hAnsi="Arial" w:cs="Arial"/>
          <w:sz w:val="22"/>
          <w:szCs w:val="22"/>
        </w:rPr>
      </w:pPr>
      <w:r w:rsidRPr="009D13F1">
        <w:rPr>
          <w:rFonts w:ascii="Arial" w:hAnsi="Arial" w:cs="Arial"/>
          <w:sz w:val="22"/>
          <w:szCs w:val="22"/>
        </w:rPr>
        <w:t>University of Wisconsin-Madison</w:t>
      </w:r>
    </w:p>
    <w:p w14:paraId="7852883C" w14:textId="01F3D2BD" w:rsidR="003E1B2F" w:rsidRPr="009D13F1" w:rsidRDefault="00EA35CB" w:rsidP="009060CA">
      <w:pPr>
        <w:rPr>
          <w:rFonts w:ascii="Arial" w:hAnsi="Arial" w:cs="Arial"/>
          <w:sz w:val="22"/>
          <w:szCs w:val="22"/>
        </w:rPr>
      </w:pPr>
      <w:r w:rsidRPr="009D13F1">
        <w:rPr>
          <w:rFonts w:ascii="Arial" w:hAnsi="Arial" w:cs="Arial"/>
          <w:sz w:val="22"/>
          <w:szCs w:val="22"/>
        </w:rPr>
        <w:t>Madison</w:t>
      </w:r>
      <w:r w:rsidR="003E1B2F" w:rsidRPr="009D13F1">
        <w:rPr>
          <w:rFonts w:ascii="Arial" w:hAnsi="Arial" w:cs="Arial"/>
          <w:sz w:val="22"/>
          <w:szCs w:val="22"/>
        </w:rPr>
        <w:t xml:space="preserve">, WI </w:t>
      </w:r>
      <w:r w:rsidRPr="009D13F1">
        <w:rPr>
          <w:rFonts w:ascii="Arial" w:hAnsi="Arial" w:cs="Arial"/>
          <w:sz w:val="22"/>
          <w:szCs w:val="22"/>
        </w:rPr>
        <w:t>53706</w:t>
      </w:r>
    </w:p>
    <w:p w14:paraId="11416BEC" w14:textId="47548562" w:rsidR="003E1B2F" w:rsidRPr="009D13F1" w:rsidRDefault="003E1B2F" w:rsidP="009060CA">
      <w:pPr>
        <w:rPr>
          <w:rFonts w:ascii="Arial" w:hAnsi="Arial" w:cs="Arial"/>
          <w:sz w:val="22"/>
          <w:szCs w:val="22"/>
        </w:rPr>
      </w:pPr>
      <w:r w:rsidRPr="009D13F1">
        <w:rPr>
          <w:rFonts w:ascii="Arial" w:hAnsi="Arial" w:cs="Arial"/>
          <w:sz w:val="22"/>
          <w:szCs w:val="22"/>
        </w:rPr>
        <w:t xml:space="preserve">Tel: </w:t>
      </w:r>
      <w:r w:rsidR="00EA35CB" w:rsidRPr="009D13F1">
        <w:rPr>
          <w:rFonts w:ascii="Arial" w:hAnsi="Arial" w:cs="Arial"/>
          <w:sz w:val="22"/>
          <w:szCs w:val="22"/>
        </w:rPr>
        <w:t>xxx-xxx-xxxx</w:t>
      </w:r>
    </w:p>
    <w:p w14:paraId="15D5F59C" w14:textId="77777777" w:rsidR="003E1B2F" w:rsidRPr="009D13F1" w:rsidRDefault="003E1B2F" w:rsidP="009060CA">
      <w:pPr>
        <w:rPr>
          <w:rFonts w:ascii="Arial" w:hAnsi="Arial" w:cs="Arial"/>
          <w:sz w:val="22"/>
          <w:szCs w:val="22"/>
        </w:rPr>
      </w:pPr>
      <w:r w:rsidRPr="009D13F1">
        <w:rPr>
          <w:rFonts w:ascii="Arial" w:hAnsi="Arial" w:cs="Arial"/>
          <w:sz w:val="22"/>
          <w:szCs w:val="22"/>
        </w:rPr>
        <w:t xml:space="preserve">Email: </w:t>
      </w:r>
      <w:hyperlink r:id="rId6" w:history="1">
        <w:r w:rsidRPr="009D13F1">
          <w:rPr>
            <w:rFonts w:ascii="Arial" w:hAnsi="Arial" w:cs="Arial"/>
            <w:sz w:val="22"/>
            <w:szCs w:val="22"/>
          </w:rPr>
          <w:t>Schrodi@wisc.edu</w:t>
        </w:r>
      </w:hyperlink>
    </w:p>
    <w:p w14:paraId="4C3C0FFA" w14:textId="77777777" w:rsidR="003E1B2F" w:rsidRPr="009D13F1" w:rsidRDefault="003E1B2F" w:rsidP="009060CA">
      <w:pPr>
        <w:rPr>
          <w:rFonts w:ascii="Arial" w:hAnsi="Arial" w:cs="Arial"/>
          <w:sz w:val="22"/>
          <w:szCs w:val="22"/>
        </w:rPr>
      </w:pPr>
    </w:p>
    <w:p w14:paraId="791678B2" w14:textId="373DCD67" w:rsidR="00B01772" w:rsidRPr="009D13F1" w:rsidRDefault="00B01772" w:rsidP="009060CA">
      <w:pPr>
        <w:rPr>
          <w:rFonts w:ascii="Arial" w:hAnsi="Arial" w:cs="Arial"/>
          <w:sz w:val="22"/>
          <w:szCs w:val="22"/>
        </w:rPr>
      </w:pPr>
    </w:p>
    <w:p w14:paraId="58FDAB41" w14:textId="169FB75B" w:rsidR="003E1B2F" w:rsidRPr="009D13F1" w:rsidRDefault="003E1B2F" w:rsidP="009060CA">
      <w:pPr>
        <w:rPr>
          <w:rFonts w:ascii="Arial" w:hAnsi="Arial" w:cs="Arial"/>
          <w:sz w:val="22"/>
          <w:szCs w:val="22"/>
        </w:rPr>
      </w:pPr>
    </w:p>
    <w:p w14:paraId="0849D044" w14:textId="12C768A5" w:rsidR="003E1B2F" w:rsidRPr="009D13F1" w:rsidRDefault="003E1B2F" w:rsidP="009060CA">
      <w:pPr>
        <w:rPr>
          <w:rFonts w:ascii="Arial" w:hAnsi="Arial" w:cs="Arial"/>
          <w:sz w:val="22"/>
          <w:szCs w:val="22"/>
        </w:rPr>
      </w:pPr>
    </w:p>
    <w:p w14:paraId="07062E4E" w14:textId="132B07D5" w:rsidR="003E1B2F" w:rsidRPr="009D13F1" w:rsidRDefault="003E1B2F" w:rsidP="009060CA">
      <w:pPr>
        <w:rPr>
          <w:rFonts w:ascii="Arial" w:hAnsi="Arial" w:cs="Arial"/>
          <w:sz w:val="22"/>
          <w:szCs w:val="22"/>
        </w:rPr>
      </w:pPr>
    </w:p>
    <w:p w14:paraId="74D83145" w14:textId="24E71B6E" w:rsidR="003E1B2F" w:rsidRPr="009D13F1" w:rsidRDefault="003E1B2F" w:rsidP="009060CA">
      <w:pPr>
        <w:rPr>
          <w:rFonts w:ascii="Arial" w:hAnsi="Arial" w:cs="Arial"/>
          <w:sz w:val="22"/>
          <w:szCs w:val="22"/>
        </w:rPr>
      </w:pPr>
    </w:p>
    <w:p w14:paraId="51140C13" w14:textId="77777777" w:rsidR="003E1B2F" w:rsidRPr="009D13F1" w:rsidRDefault="003E1B2F" w:rsidP="009060CA">
      <w:pPr>
        <w:rPr>
          <w:rFonts w:ascii="Arial" w:hAnsi="Arial" w:cs="Arial"/>
          <w:sz w:val="22"/>
          <w:szCs w:val="22"/>
        </w:rPr>
      </w:pPr>
    </w:p>
    <w:p w14:paraId="1FA7FD4E" w14:textId="0AA855A3" w:rsidR="004D6315" w:rsidRPr="009D13F1" w:rsidRDefault="004D6315" w:rsidP="009060CA">
      <w:pPr>
        <w:pStyle w:val="Heading2"/>
        <w:spacing w:before="0"/>
        <w:rPr>
          <w:rFonts w:ascii="Arial" w:hAnsi="Arial" w:cs="Arial"/>
          <w:b/>
          <w:color w:val="auto"/>
          <w:sz w:val="22"/>
          <w:szCs w:val="22"/>
        </w:rPr>
      </w:pPr>
      <w:r w:rsidRPr="009D13F1">
        <w:rPr>
          <w:rFonts w:ascii="Arial" w:hAnsi="Arial" w:cs="Arial"/>
          <w:b/>
          <w:color w:val="auto"/>
          <w:sz w:val="22"/>
          <w:szCs w:val="22"/>
        </w:rPr>
        <w:t>Abstract</w:t>
      </w:r>
    </w:p>
    <w:p w14:paraId="2A08A5DF" w14:textId="77777777" w:rsidR="00635A46" w:rsidRPr="009D13F1" w:rsidRDefault="00635A46" w:rsidP="009060CA">
      <w:pPr>
        <w:rPr>
          <w:rFonts w:ascii="Arial" w:hAnsi="Arial" w:cs="Arial"/>
          <w:b/>
          <w:sz w:val="22"/>
          <w:szCs w:val="22"/>
        </w:rPr>
      </w:pPr>
    </w:p>
    <w:p w14:paraId="52B80B85" w14:textId="73163B8D" w:rsidR="00635A46" w:rsidRPr="009D13F1" w:rsidRDefault="00EA5A84" w:rsidP="009060CA">
      <w:pPr>
        <w:rPr>
          <w:rFonts w:ascii="Arial" w:hAnsi="Arial" w:cs="Arial"/>
          <w:sz w:val="22"/>
          <w:szCs w:val="22"/>
        </w:rPr>
      </w:pPr>
      <w:r w:rsidRPr="009D13F1">
        <w:rPr>
          <w:rFonts w:ascii="Arial" w:hAnsi="Arial" w:cs="Arial"/>
          <w:color w:val="202020"/>
          <w:sz w:val="22"/>
          <w:szCs w:val="22"/>
          <w:shd w:val="clear" w:color="auto" w:fill="FFFFFF"/>
        </w:rPr>
        <w:t xml:space="preserve">Aim: </w:t>
      </w:r>
      <w:r w:rsidR="00941DF9" w:rsidRPr="009D13F1">
        <w:rPr>
          <w:rFonts w:ascii="Arial" w:hAnsi="Arial" w:cs="Arial"/>
          <w:color w:val="202020"/>
          <w:sz w:val="22"/>
          <w:szCs w:val="22"/>
          <w:shd w:val="clear" w:color="auto" w:fill="FFFFFF"/>
        </w:rPr>
        <w:t xml:space="preserve">COL2A1 mutation has been widely reported in heritable cartilaginous disease. </w:t>
      </w:r>
      <w:r w:rsidR="001F1E90" w:rsidRPr="009D13F1">
        <w:rPr>
          <w:rFonts w:ascii="Arial" w:hAnsi="Arial" w:cs="Arial"/>
          <w:color w:val="202020"/>
          <w:sz w:val="22"/>
          <w:szCs w:val="22"/>
          <w:shd w:val="clear" w:color="auto" w:fill="FFFFFF"/>
        </w:rPr>
        <w:t xml:space="preserve">Here, we reported first case of Czech dysplasia (OMIM609162) pedigree in the Chinese population. </w:t>
      </w:r>
      <w:r w:rsidR="00AA6645" w:rsidRPr="009D13F1">
        <w:rPr>
          <w:rFonts w:ascii="Arial" w:hAnsi="Arial" w:cs="Arial"/>
          <w:color w:val="202020"/>
          <w:sz w:val="22"/>
          <w:szCs w:val="22"/>
          <w:shd w:val="clear" w:color="auto" w:fill="FFFFFF"/>
        </w:rPr>
        <w:t>In order t</w:t>
      </w:r>
      <w:r w:rsidRPr="009D13F1">
        <w:rPr>
          <w:rFonts w:ascii="Arial" w:hAnsi="Arial" w:cs="Arial"/>
          <w:color w:val="202020"/>
          <w:sz w:val="22"/>
          <w:szCs w:val="22"/>
          <w:shd w:val="clear" w:color="auto" w:fill="FFFFFF"/>
        </w:rPr>
        <w:t xml:space="preserve">o </w:t>
      </w:r>
      <w:r w:rsidR="00AA6645" w:rsidRPr="009D13F1">
        <w:rPr>
          <w:rFonts w:ascii="Arial" w:hAnsi="Arial" w:cs="Arial"/>
          <w:color w:val="202020"/>
          <w:sz w:val="22"/>
          <w:szCs w:val="22"/>
          <w:shd w:val="clear" w:color="auto" w:fill="FFFFFF"/>
        </w:rPr>
        <w:t>identify the pathogenic gene</w:t>
      </w:r>
      <w:r w:rsidRPr="009D13F1">
        <w:rPr>
          <w:rFonts w:ascii="Arial" w:hAnsi="Arial" w:cs="Arial"/>
          <w:color w:val="202020"/>
          <w:sz w:val="22"/>
          <w:szCs w:val="22"/>
          <w:shd w:val="clear" w:color="auto" w:fill="FFFFFF"/>
        </w:rPr>
        <w:t xml:space="preserve"> </w:t>
      </w:r>
      <w:r w:rsidR="00AA6645" w:rsidRPr="009D13F1">
        <w:rPr>
          <w:rFonts w:ascii="Arial" w:hAnsi="Arial" w:cs="Arial"/>
          <w:color w:val="202020"/>
          <w:sz w:val="22"/>
          <w:szCs w:val="22"/>
          <w:shd w:val="clear" w:color="auto" w:fill="FFFFFF"/>
        </w:rPr>
        <w:t xml:space="preserve">to the Czech dysplasia pedigree, we applied </w:t>
      </w:r>
      <w:r w:rsidRPr="009D13F1">
        <w:rPr>
          <w:rFonts w:ascii="Arial" w:hAnsi="Arial" w:cs="Arial"/>
          <w:color w:val="202020"/>
          <w:sz w:val="22"/>
          <w:szCs w:val="22"/>
          <w:shd w:val="clear" w:color="auto" w:fill="FFFFFF"/>
        </w:rPr>
        <w:t>whole-genome exon sequencing</w:t>
      </w:r>
      <w:r w:rsidR="00AA6645" w:rsidRPr="009D13F1">
        <w:rPr>
          <w:rFonts w:ascii="Arial" w:hAnsi="Arial" w:cs="Arial"/>
          <w:color w:val="202020"/>
          <w:sz w:val="22"/>
          <w:szCs w:val="22"/>
          <w:shd w:val="clear" w:color="auto" w:fill="FFFFFF"/>
        </w:rPr>
        <w:t xml:space="preserve"> to</w:t>
      </w:r>
      <w:r w:rsidR="001F1E90" w:rsidRPr="009D13F1">
        <w:rPr>
          <w:rFonts w:ascii="Arial" w:hAnsi="Arial" w:cs="Arial"/>
          <w:color w:val="202020"/>
          <w:sz w:val="22"/>
          <w:szCs w:val="22"/>
          <w:shd w:val="clear" w:color="auto" w:fill="FFFFFF"/>
        </w:rPr>
        <w:t xml:space="preserve"> </w:t>
      </w:r>
      <w:r w:rsidR="00AA6645" w:rsidRPr="009D13F1">
        <w:rPr>
          <w:rFonts w:ascii="Arial" w:hAnsi="Arial" w:cs="Arial"/>
          <w:color w:val="202020"/>
          <w:sz w:val="22"/>
          <w:szCs w:val="22"/>
          <w:shd w:val="clear" w:color="auto" w:fill="FFFFFF"/>
        </w:rPr>
        <w:t>three</w:t>
      </w:r>
      <w:r w:rsidR="001F1E90" w:rsidRPr="009D13F1">
        <w:rPr>
          <w:rFonts w:ascii="Arial" w:hAnsi="Arial" w:cs="Arial"/>
          <w:color w:val="202020"/>
          <w:sz w:val="22"/>
          <w:szCs w:val="22"/>
          <w:shd w:val="clear" w:color="auto" w:fill="FFFFFF"/>
        </w:rPr>
        <w:t xml:space="preserve"> patients</w:t>
      </w:r>
      <w:r w:rsidRPr="009D13F1">
        <w:rPr>
          <w:rFonts w:ascii="Arial" w:hAnsi="Arial" w:cs="Arial"/>
          <w:color w:val="202020"/>
          <w:sz w:val="22"/>
          <w:szCs w:val="22"/>
          <w:shd w:val="clear" w:color="auto" w:fill="FFFFFF"/>
        </w:rPr>
        <w:t xml:space="preserve"> </w:t>
      </w:r>
      <w:r w:rsidR="001F1E90" w:rsidRPr="009D13F1">
        <w:rPr>
          <w:rFonts w:ascii="Arial" w:hAnsi="Arial" w:cs="Arial"/>
          <w:color w:val="202020"/>
          <w:sz w:val="22"/>
          <w:szCs w:val="22"/>
          <w:shd w:val="clear" w:color="auto" w:fill="FFFFFF"/>
        </w:rPr>
        <w:t xml:space="preserve">and </w:t>
      </w:r>
      <w:r w:rsidR="00AA6645" w:rsidRPr="009D13F1">
        <w:rPr>
          <w:rFonts w:ascii="Arial" w:hAnsi="Arial" w:cs="Arial"/>
          <w:color w:val="202020"/>
          <w:sz w:val="22"/>
          <w:szCs w:val="22"/>
          <w:shd w:val="clear" w:color="auto" w:fill="FFFFFF"/>
        </w:rPr>
        <w:t>three</w:t>
      </w:r>
      <w:r w:rsidR="001F1E90" w:rsidRPr="009D13F1">
        <w:rPr>
          <w:rFonts w:ascii="Arial" w:hAnsi="Arial" w:cs="Arial"/>
          <w:color w:val="202020"/>
          <w:sz w:val="22"/>
          <w:szCs w:val="22"/>
          <w:shd w:val="clear" w:color="auto" w:fill="FFFFFF"/>
        </w:rPr>
        <w:t xml:space="preserve"> normal control from the pedigree</w:t>
      </w:r>
      <w:r w:rsidR="00AA6645" w:rsidRPr="009D13F1">
        <w:rPr>
          <w:rFonts w:ascii="Arial" w:hAnsi="Arial" w:cs="Arial"/>
          <w:color w:val="202020"/>
          <w:sz w:val="22"/>
          <w:szCs w:val="22"/>
          <w:shd w:val="clear" w:color="auto" w:fill="FFFFFF"/>
        </w:rPr>
        <w:t>, respectively</w:t>
      </w:r>
      <w:r w:rsidR="001F1E90" w:rsidRPr="009D13F1">
        <w:rPr>
          <w:rFonts w:ascii="Arial" w:hAnsi="Arial" w:cs="Arial"/>
          <w:color w:val="202020"/>
          <w:sz w:val="22"/>
          <w:szCs w:val="22"/>
          <w:shd w:val="clear" w:color="auto" w:fill="FFFFFF"/>
        </w:rPr>
        <w:t xml:space="preserve">. </w:t>
      </w:r>
      <w:r w:rsidR="00AA6645" w:rsidRPr="009D13F1">
        <w:rPr>
          <w:rFonts w:ascii="Arial" w:hAnsi="Arial" w:cs="Arial"/>
          <w:color w:val="202020"/>
          <w:sz w:val="22"/>
          <w:szCs w:val="22"/>
          <w:shd w:val="clear" w:color="auto" w:fill="FFFFFF"/>
        </w:rPr>
        <w:t xml:space="preserve">We identified a </w:t>
      </w:r>
      <w:r w:rsidR="00635A46" w:rsidRPr="009D13F1">
        <w:rPr>
          <w:rFonts w:ascii="Arial" w:hAnsi="Arial" w:cs="Arial"/>
          <w:color w:val="202020"/>
          <w:sz w:val="22"/>
          <w:szCs w:val="22"/>
          <w:shd w:val="clear" w:color="auto" w:fill="FFFFFF"/>
        </w:rPr>
        <w:t>mutation (NP_001835.3:p.Arg275Cys)</w:t>
      </w:r>
      <w:r w:rsidR="00635A46" w:rsidRPr="009D13F1">
        <w:rPr>
          <w:rFonts w:ascii="Arial" w:hAnsi="Arial" w:cs="Arial"/>
          <w:color w:val="202020"/>
          <w:sz w:val="22"/>
          <w:szCs w:val="22"/>
          <w:shd w:val="clear" w:color="auto" w:fill="FFFFFF"/>
        </w:rPr>
        <w:tab/>
        <w:t xml:space="preserve">in </w:t>
      </w:r>
      <w:r w:rsidR="001361F3" w:rsidRPr="009D13F1">
        <w:rPr>
          <w:rFonts w:ascii="Arial" w:hAnsi="Arial" w:cs="Arial"/>
          <w:color w:val="202020"/>
          <w:sz w:val="22"/>
          <w:szCs w:val="22"/>
          <w:shd w:val="clear" w:color="auto" w:fill="FFFFFF"/>
        </w:rPr>
        <w:t>collagen type II alpha 1(</w:t>
      </w:r>
      <w:r w:rsidR="00AA6645" w:rsidRPr="009D13F1">
        <w:rPr>
          <w:rFonts w:ascii="Arial" w:hAnsi="Arial" w:cs="Arial"/>
          <w:i/>
          <w:color w:val="202020"/>
          <w:sz w:val="22"/>
          <w:szCs w:val="22"/>
          <w:shd w:val="clear" w:color="auto" w:fill="FFFFFF"/>
        </w:rPr>
        <w:t>COL2A1</w:t>
      </w:r>
      <w:r w:rsidR="001361F3" w:rsidRPr="009D13F1">
        <w:rPr>
          <w:rFonts w:ascii="Arial" w:hAnsi="Arial" w:cs="Arial"/>
          <w:color w:val="202020"/>
          <w:sz w:val="22"/>
          <w:szCs w:val="22"/>
          <w:shd w:val="clear" w:color="auto" w:fill="FFFFFF"/>
        </w:rPr>
        <w:t>)</w:t>
      </w:r>
      <w:r w:rsidR="00AA6645" w:rsidRPr="009D13F1">
        <w:rPr>
          <w:rFonts w:ascii="Arial" w:hAnsi="Arial" w:cs="Arial"/>
          <w:color w:val="202020"/>
          <w:sz w:val="22"/>
          <w:szCs w:val="22"/>
          <w:shd w:val="clear" w:color="auto" w:fill="FFFFFF"/>
        </w:rPr>
        <w:t xml:space="preserve"> was dominantly </w:t>
      </w:r>
      <w:r w:rsidR="00635A46" w:rsidRPr="009D13F1">
        <w:rPr>
          <w:rFonts w:ascii="Arial" w:hAnsi="Arial" w:cs="Arial"/>
          <w:color w:val="202020"/>
          <w:sz w:val="22"/>
          <w:szCs w:val="22"/>
          <w:shd w:val="clear" w:color="auto" w:fill="FFFFFF"/>
        </w:rPr>
        <w:t>occurred</w:t>
      </w:r>
      <w:r w:rsidR="00AA6645" w:rsidRPr="009D13F1">
        <w:rPr>
          <w:rFonts w:ascii="Arial" w:hAnsi="Arial" w:cs="Arial"/>
          <w:color w:val="202020"/>
          <w:sz w:val="22"/>
          <w:szCs w:val="22"/>
          <w:shd w:val="clear" w:color="auto" w:fill="FFFFFF"/>
        </w:rPr>
        <w:t xml:space="preserve"> in all the cases while showed wild type in all control </w:t>
      </w:r>
      <w:r w:rsidR="001361F3" w:rsidRPr="009D13F1">
        <w:rPr>
          <w:rFonts w:ascii="Arial" w:hAnsi="Arial" w:cs="Arial"/>
          <w:color w:val="202020"/>
          <w:sz w:val="22"/>
          <w:szCs w:val="22"/>
          <w:shd w:val="clear" w:color="auto" w:fill="FFFFFF"/>
        </w:rPr>
        <w:t>individuals</w:t>
      </w:r>
      <w:r w:rsidR="00AA6645" w:rsidRPr="009D13F1">
        <w:rPr>
          <w:rFonts w:ascii="Arial" w:hAnsi="Arial" w:cs="Arial"/>
          <w:color w:val="202020"/>
          <w:sz w:val="22"/>
          <w:szCs w:val="22"/>
          <w:shd w:val="clear" w:color="auto" w:fill="FFFFFF"/>
        </w:rPr>
        <w:t xml:space="preserve">. </w:t>
      </w:r>
      <w:r w:rsidR="00485651">
        <w:rPr>
          <w:rFonts w:ascii="Arial" w:hAnsi="Arial" w:cs="Arial"/>
          <w:color w:val="202020"/>
          <w:sz w:val="22"/>
          <w:szCs w:val="22"/>
          <w:shd w:val="clear" w:color="auto" w:fill="FFFFFF"/>
        </w:rPr>
        <w:t xml:space="preserve">We validated the variants with </w:t>
      </w:r>
      <w:r w:rsidR="00A211C3">
        <w:rPr>
          <w:rFonts w:ascii="Arial" w:hAnsi="Arial" w:cs="Arial"/>
          <w:color w:val="202020"/>
          <w:sz w:val="22"/>
          <w:szCs w:val="22"/>
          <w:shd w:val="clear" w:color="auto" w:fill="FFFFFF"/>
        </w:rPr>
        <w:t>Sanger</w:t>
      </w:r>
      <w:r w:rsidR="00485651">
        <w:rPr>
          <w:rFonts w:ascii="Arial" w:hAnsi="Arial" w:cs="Arial"/>
          <w:color w:val="202020"/>
          <w:sz w:val="22"/>
          <w:szCs w:val="22"/>
          <w:shd w:val="clear" w:color="auto" w:fill="FFFFFF"/>
        </w:rPr>
        <w:t xml:space="preserve"> sequencing and </w:t>
      </w:r>
      <w:r w:rsidR="00C5413D">
        <w:rPr>
          <w:rFonts w:ascii="Arial" w:hAnsi="Arial" w:cs="Arial"/>
          <w:color w:val="202020"/>
          <w:sz w:val="22"/>
          <w:szCs w:val="22"/>
          <w:shd w:val="clear" w:color="auto" w:fill="FFFFFF"/>
        </w:rPr>
        <w:t>mechanism of mutation causing the symptoms. Meanwhile, we generated genome-wide methylation profiles</w:t>
      </w:r>
      <w:r w:rsidR="00844623">
        <w:rPr>
          <w:rFonts w:ascii="Arial" w:hAnsi="Arial" w:cs="Arial"/>
          <w:color w:val="202020"/>
          <w:sz w:val="22"/>
          <w:szCs w:val="22"/>
          <w:shd w:val="clear" w:color="auto" w:fill="FFFFFF"/>
        </w:rPr>
        <w:t xml:space="preserve"> (WGBS) and genome-wide expression profile (RNA-seq)</w:t>
      </w:r>
      <w:r w:rsidR="00C5413D">
        <w:rPr>
          <w:rFonts w:ascii="Arial" w:hAnsi="Arial" w:cs="Arial"/>
          <w:color w:val="202020"/>
          <w:sz w:val="22"/>
          <w:szCs w:val="22"/>
          <w:shd w:val="clear" w:color="auto" w:fill="FFFFFF"/>
        </w:rPr>
        <w:t xml:space="preserve"> for </w:t>
      </w:r>
      <w:r w:rsidR="00C5413D" w:rsidRPr="009D13F1">
        <w:rPr>
          <w:rFonts w:ascii="Arial" w:hAnsi="Arial" w:cs="Arial"/>
          <w:color w:val="202020"/>
          <w:sz w:val="22"/>
          <w:szCs w:val="22"/>
          <w:shd w:val="clear" w:color="auto" w:fill="FFFFFF"/>
        </w:rPr>
        <w:t>Czech dysplasia</w:t>
      </w:r>
      <w:r w:rsidR="00C5413D">
        <w:rPr>
          <w:rFonts w:ascii="Arial" w:hAnsi="Arial" w:cs="Arial"/>
          <w:color w:val="202020"/>
          <w:sz w:val="22"/>
          <w:szCs w:val="22"/>
          <w:shd w:val="clear" w:color="auto" w:fill="FFFFFF"/>
        </w:rPr>
        <w:t xml:space="preserve"> with </w:t>
      </w:r>
      <w:r w:rsidR="002E452B" w:rsidRPr="002E452B">
        <w:rPr>
          <w:rFonts w:ascii="Arial" w:hAnsi="Arial" w:cs="Arial" w:hint="eastAsia"/>
          <w:color w:val="202020"/>
          <w:sz w:val="22"/>
          <w:szCs w:val="22"/>
          <w:highlight w:val="yellow"/>
          <w:shd w:val="clear" w:color="auto" w:fill="FFFFFF"/>
        </w:rPr>
        <w:t>cartilaginous nodules</w:t>
      </w:r>
      <w:r w:rsidR="00C5413D">
        <w:rPr>
          <w:rFonts w:ascii="Arial" w:hAnsi="Arial" w:cs="Arial"/>
          <w:color w:val="202020"/>
          <w:sz w:val="22"/>
          <w:szCs w:val="22"/>
          <w:shd w:val="clear" w:color="auto" w:fill="FFFFFF"/>
        </w:rPr>
        <w:t xml:space="preserve">. </w:t>
      </w:r>
      <w:r w:rsidR="006A145B">
        <w:rPr>
          <w:rFonts w:ascii="Arial" w:hAnsi="Arial" w:cs="Arial"/>
          <w:color w:val="202020"/>
          <w:sz w:val="22"/>
          <w:szCs w:val="22"/>
          <w:shd w:val="clear" w:color="auto" w:fill="FFFFFF"/>
        </w:rPr>
        <w:t xml:space="preserve">We identified xx differential gene expression and xxx differential methylation regions in </w:t>
      </w:r>
      <w:r w:rsidR="006A145B" w:rsidRPr="009D13F1">
        <w:rPr>
          <w:rFonts w:ascii="Arial" w:hAnsi="Arial" w:cs="Arial"/>
          <w:color w:val="202020"/>
          <w:sz w:val="22"/>
          <w:szCs w:val="22"/>
          <w:shd w:val="clear" w:color="auto" w:fill="FFFFFF"/>
        </w:rPr>
        <w:t>Czech dysplasia</w:t>
      </w:r>
      <w:r w:rsidR="006A145B">
        <w:rPr>
          <w:rFonts w:ascii="Arial" w:hAnsi="Arial" w:cs="Arial"/>
          <w:color w:val="202020"/>
          <w:sz w:val="22"/>
          <w:szCs w:val="22"/>
          <w:shd w:val="clear" w:color="auto" w:fill="FFFFFF"/>
        </w:rPr>
        <w:t xml:space="preserve">. </w:t>
      </w:r>
      <w:r w:rsidR="00A4184C">
        <w:rPr>
          <w:rFonts w:ascii="Arial" w:hAnsi="Arial" w:cs="Arial"/>
          <w:color w:val="202020"/>
          <w:sz w:val="22"/>
          <w:szCs w:val="22"/>
          <w:shd w:val="clear" w:color="auto" w:fill="FFFFFF"/>
        </w:rPr>
        <w:t>Finally, p</w:t>
      </w:r>
      <w:r w:rsidR="006A145B">
        <w:rPr>
          <w:rFonts w:ascii="Arial" w:hAnsi="Arial" w:cs="Arial"/>
          <w:color w:val="202020"/>
          <w:sz w:val="22"/>
          <w:szCs w:val="22"/>
          <w:shd w:val="clear" w:color="auto" w:fill="FFFFFF"/>
        </w:rPr>
        <w:t xml:space="preserve">athway and IPA analysis showed mutated COL2A1 caused </w:t>
      </w:r>
      <w:r w:rsidR="006A145B" w:rsidRPr="00E930F8">
        <w:rPr>
          <w:rFonts w:ascii="Arial" w:hAnsi="Arial" w:cs="Arial"/>
          <w:color w:val="202020"/>
          <w:sz w:val="22"/>
          <w:szCs w:val="22"/>
          <w:highlight w:val="yellow"/>
          <w:shd w:val="clear" w:color="auto" w:fill="FFFFFF"/>
        </w:rPr>
        <w:t>xxx</w:t>
      </w:r>
      <w:r w:rsidR="006A145B">
        <w:rPr>
          <w:rFonts w:ascii="Arial" w:hAnsi="Arial" w:cs="Arial"/>
          <w:color w:val="202020"/>
          <w:sz w:val="22"/>
          <w:szCs w:val="22"/>
          <w:shd w:val="clear" w:color="auto" w:fill="FFFFFF"/>
        </w:rPr>
        <w:t xml:space="preserve"> and therefore provide xxx </w:t>
      </w:r>
      <w:r w:rsidR="00A4184C">
        <w:rPr>
          <w:rFonts w:ascii="Arial" w:hAnsi="Arial" w:cs="Arial"/>
          <w:color w:val="202020"/>
          <w:sz w:val="22"/>
          <w:szCs w:val="22"/>
          <w:shd w:val="clear" w:color="auto" w:fill="FFFFFF"/>
        </w:rPr>
        <w:t>phentoypes</w:t>
      </w:r>
      <w:r w:rsidR="006A145B">
        <w:rPr>
          <w:rFonts w:ascii="Arial" w:hAnsi="Arial" w:cs="Arial"/>
          <w:color w:val="202020"/>
          <w:sz w:val="22"/>
          <w:szCs w:val="22"/>
          <w:shd w:val="clear" w:color="auto" w:fill="FFFFFF"/>
        </w:rPr>
        <w:t xml:space="preserve"> to </w:t>
      </w:r>
      <w:r w:rsidR="006A145B" w:rsidRPr="009D13F1">
        <w:rPr>
          <w:rFonts w:ascii="Arial" w:hAnsi="Arial" w:cs="Arial"/>
          <w:color w:val="202020"/>
          <w:sz w:val="22"/>
          <w:szCs w:val="22"/>
          <w:shd w:val="clear" w:color="auto" w:fill="FFFFFF"/>
        </w:rPr>
        <w:t>Czech dysplasia</w:t>
      </w:r>
      <w:r w:rsidR="006A145B">
        <w:rPr>
          <w:rFonts w:ascii="Arial" w:hAnsi="Arial" w:cs="Arial"/>
          <w:color w:val="202020"/>
          <w:sz w:val="22"/>
          <w:szCs w:val="22"/>
          <w:shd w:val="clear" w:color="auto" w:fill="FFFFFF"/>
        </w:rPr>
        <w:t xml:space="preserve"> patients. </w:t>
      </w:r>
    </w:p>
    <w:p w14:paraId="7CF695A0" w14:textId="77777777" w:rsidR="001361F3" w:rsidRPr="009D13F1" w:rsidRDefault="001361F3" w:rsidP="009060CA">
      <w:pPr>
        <w:rPr>
          <w:rFonts w:ascii="Arial" w:hAnsi="Arial" w:cs="Arial"/>
          <w:sz w:val="22"/>
          <w:szCs w:val="22"/>
        </w:rPr>
      </w:pPr>
    </w:p>
    <w:p w14:paraId="04240D26" w14:textId="77777777" w:rsidR="00635A46" w:rsidRPr="009D13F1" w:rsidRDefault="00355116" w:rsidP="009060CA">
      <w:pPr>
        <w:rPr>
          <w:rFonts w:ascii="Arial" w:hAnsi="Arial" w:cs="Arial"/>
          <w:sz w:val="22"/>
          <w:szCs w:val="22"/>
        </w:rPr>
      </w:pPr>
      <w:r w:rsidRPr="009D13F1">
        <w:rPr>
          <w:rFonts w:ascii="Arial" w:hAnsi="Arial" w:cs="Arial"/>
          <w:sz w:val="22"/>
          <w:szCs w:val="22"/>
        </w:rPr>
        <w:t xml:space="preserve">Key words: </w:t>
      </w:r>
    </w:p>
    <w:p w14:paraId="1854DB83" w14:textId="0E02FFFF" w:rsidR="001361F3" w:rsidRPr="009D13F1" w:rsidRDefault="001361F3" w:rsidP="009060CA">
      <w:pPr>
        <w:rPr>
          <w:rFonts w:ascii="Arial" w:hAnsi="Arial" w:cs="Arial"/>
          <w:sz w:val="22"/>
          <w:szCs w:val="22"/>
        </w:rPr>
      </w:pPr>
      <w:r w:rsidRPr="009D13F1">
        <w:rPr>
          <w:rFonts w:ascii="Arial" w:hAnsi="Arial" w:cs="Arial"/>
          <w:sz w:val="22"/>
          <w:szCs w:val="22"/>
        </w:rPr>
        <w:t>Spondyloepiphyseal dysplasia in HGMD</w:t>
      </w:r>
    </w:p>
    <w:p w14:paraId="3EC2B48D" w14:textId="1AD71E41" w:rsidR="00635A46" w:rsidRPr="009D13F1" w:rsidRDefault="00355116" w:rsidP="009060CA">
      <w:pPr>
        <w:rPr>
          <w:rFonts w:ascii="Arial" w:hAnsi="Arial" w:cs="Arial"/>
          <w:sz w:val="22"/>
          <w:szCs w:val="22"/>
        </w:rPr>
      </w:pPr>
      <w:r w:rsidRPr="009D13F1">
        <w:rPr>
          <w:rFonts w:ascii="Arial" w:hAnsi="Arial" w:cs="Arial"/>
          <w:sz w:val="22"/>
          <w:szCs w:val="22"/>
        </w:rPr>
        <w:t>Synovial Chondromatosis, COL2A1</w:t>
      </w:r>
    </w:p>
    <w:p w14:paraId="4D51BCA3" w14:textId="4E954FA0" w:rsidR="00635A46" w:rsidRPr="009D13F1" w:rsidRDefault="00355116" w:rsidP="009060CA">
      <w:pPr>
        <w:rPr>
          <w:rFonts w:ascii="Arial" w:hAnsi="Arial" w:cs="Arial"/>
          <w:sz w:val="22"/>
          <w:szCs w:val="22"/>
        </w:rPr>
      </w:pPr>
      <w:r w:rsidRPr="009D13F1">
        <w:rPr>
          <w:rFonts w:ascii="Arial" w:hAnsi="Arial" w:cs="Arial"/>
          <w:sz w:val="22"/>
          <w:szCs w:val="22"/>
        </w:rPr>
        <w:t>Whole Exome-sequencing</w:t>
      </w:r>
    </w:p>
    <w:p w14:paraId="042C3ABB" w14:textId="53BE8B43" w:rsidR="00635A46" w:rsidRPr="009D13F1" w:rsidRDefault="00635A46" w:rsidP="009060CA">
      <w:pPr>
        <w:rPr>
          <w:rFonts w:ascii="Arial" w:hAnsi="Arial" w:cs="Arial"/>
          <w:sz w:val="22"/>
          <w:szCs w:val="22"/>
        </w:rPr>
      </w:pPr>
      <w:r w:rsidRPr="009D13F1">
        <w:rPr>
          <w:rFonts w:ascii="Arial" w:hAnsi="Arial" w:cs="Arial"/>
          <w:sz w:val="22"/>
          <w:szCs w:val="22"/>
        </w:rPr>
        <w:t>NM_001844.5 (COL2A1):c.823C&gt;T (p.Arg275Cys)</w:t>
      </w:r>
    </w:p>
    <w:p w14:paraId="71985986" w14:textId="3B54F718" w:rsidR="00635A46" w:rsidRPr="009D13F1" w:rsidRDefault="00635A46" w:rsidP="009060CA">
      <w:pPr>
        <w:rPr>
          <w:rFonts w:ascii="Arial" w:hAnsi="Arial" w:cs="Arial"/>
          <w:sz w:val="22"/>
          <w:szCs w:val="22"/>
        </w:rPr>
      </w:pPr>
    </w:p>
    <w:p w14:paraId="459826BD" w14:textId="6651D55C" w:rsidR="00DA465B" w:rsidRPr="009D13F1" w:rsidRDefault="00DA465B" w:rsidP="009060CA">
      <w:pPr>
        <w:rPr>
          <w:rFonts w:ascii="Arial" w:hAnsi="Arial" w:cs="Arial"/>
          <w:sz w:val="22"/>
          <w:szCs w:val="22"/>
        </w:rPr>
      </w:pPr>
      <w:r w:rsidRPr="009060CA">
        <w:rPr>
          <w:rFonts w:ascii="Arial" w:hAnsi="Arial" w:cs="Arial"/>
          <w:sz w:val="22"/>
          <w:szCs w:val="22"/>
          <w:highlight w:val="yellow"/>
        </w:rPr>
        <w:t xml:space="preserve">Czech dysplasia vs Synovial </w:t>
      </w:r>
      <w:proofErr w:type="gramStart"/>
      <w:r w:rsidRPr="009060CA">
        <w:rPr>
          <w:rFonts w:ascii="Arial" w:hAnsi="Arial" w:cs="Arial"/>
          <w:sz w:val="22"/>
          <w:szCs w:val="22"/>
          <w:highlight w:val="yellow"/>
        </w:rPr>
        <w:t>Chondromatosis ??</w:t>
      </w:r>
      <w:proofErr w:type="gramEnd"/>
      <w:r w:rsidRPr="009D13F1">
        <w:rPr>
          <w:rFonts w:ascii="Arial" w:hAnsi="Arial" w:cs="Arial"/>
          <w:sz w:val="22"/>
          <w:szCs w:val="22"/>
        </w:rPr>
        <w:t xml:space="preserve"> </w:t>
      </w:r>
    </w:p>
    <w:p w14:paraId="28ADE993" w14:textId="77777777" w:rsidR="00DA465B" w:rsidRPr="009D13F1" w:rsidRDefault="00DA465B" w:rsidP="009060CA">
      <w:pPr>
        <w:rPr>
          <w:rFonts w:ascii="Arial" w:hAnsi="Arial" w:cs="Arial"/>
          <w:sz w:val="22"/>
          <w:szCs w:val="22"/>
        </w:rPr>
      </w:pPr>
    </w:p>
    <w:p w14:paraId="15E9C390" w14:textId="749AA8D2" w:rsidR="00635A46" w:rsidRPr="009D13F1" w:rsidRDefault="00A72192" w:rsidP="009060CA">
      <w:pPr>
        <w:rPr>
          <w:rFonts w:ascii="Arial" w:hAnsi="Arial" w:cs="Arial"/>
          <w:sz w:val="22"/>
          <w:szCs w:val="22"/>
        </w:rPr>
      </w:pPr>
      <w:r w:rsidRPr="009D13F1">
        <w:rPr>
          <w:rFonts w:ascii="Arial" w:hAnsi="Arial" w:cs="Arial"/>
          <w:sz w:val="22"/>
          <w:szCs w:val="22"/>
        </w:rPr>
        <w:t xml:space="preserve">More than </w:t>
      </w:r>
      <w:r w:rsidR="00526DF6" w:rsidRPr="009D13F1">
        <w:rPr>
          <w:rFonts w:ascii="Arial" w:hAnsi="Arial" w:cs="Arial"/>
          <w:sz w:val="22"/>
          <w:szCs w:val="22"/>
        </w:rPr>
        <w:t>421 mutations (215 missense and nonsense mutation, 81 splicing, 80 small deletion, 28 small insertio</w:t>
      </w:r>
      <w:r w:rsidR="00303CAB">
        <w:rPr>
          <w:rFonts w:ascii="Arial" w:hAnsi="Arial" w:cs="Arial"/>
          <w:sz w:val="22"/>
          <w:szCs w:val="22"/>
        </w:rPr>
        <w:t xml:space="preserve">n) </w:t>
      </w:r>
      <w:proofErr w:type="gramStart"/>
      <w:r w:rsidR="00303CAB">
        <w:rPr>
          <w:rFonts w:ascii="Arial" w:hAnsi="Arial" w:cs="Arial"/>
          <w:sz w:val="22"/>
          <w:szCs w:val="22"/>
        </w:rPr>
        <w:t>have been observed</w:t>
      </w:r>
      <w:proofErr w:type="gramEnd"/>
      <w:r w:rsidR="00303CAB">
        <w:rPr>
          <w:rFonts w:ascii="Arial" w:hAnsi="Arial" w:cs="Arial"/>
          <w:sz w:val="22"/>
          <w:szCs w:val="22"/>
        </w:rPr>
        <w:t xml:space="preserve"> in COL2A1.</w:t>
      </w:r>
    </w:p>
    <w:p w14:paraId="5D817AE2" w14:textId="77777777" w:rsidR="00635A46" w:rsidRPr="009D13F1" w:rsidRDefault="00635A46" w:rsidP="009060CA">
      <w:pPr>
        <w:rPr>
          <w:rFonts w:ascii="Arial" w:hAnsi="Arial" w:cs="Arial"/>
          <w:sz w:val="22"/>
          <w:szCs w:val="22"/>
        </w:rPr>
      </w:pPr>
    </w:p>
    <w:p w14:paraId="6F2EEC6C" w14:textId="77777777" w:rsidR="00355116" w:rsidRPr="009D13F1" w:rsidRDefault="00355116" w:rsidP="009060CA">
      <w:pPr>
        <w:pStyle w:val="Heading2"/>
        <w:spacing w:before="0"/>
        <w:rPr>
          <w:rFonts w:ascii="Arial" w:hAnsi="Arial" w:cs="Arial"/>
          <w:b/>
          <w:color w:val="auto"/>
          <w:sz w:val="22"/>
          <w:szCs w:val="22"/>
        </w:rPr>
      </w:pPr>
      <w:r w:rsidRPr="009D13F1">
        <w:rPr>
          <w:rFonts w:ascii="Arial" w:hAnsi="Arial" w:cs="Arial"/>
          <w:b/>
          <w:color w:val="auto"/>
          <w:sz w:val="22"/>
          <w:szCs w:val="22"/>
        </w:rPr>
        <w:t>Background</w:t>
      </w:r>
    </w:p>
    <w:p w14:paraId="4E129604" w14:textId="77777777" w:rsidR="00355116" w:rsidRPr="009D13F1" w:rsidRDefault="00355116" w:rsidP="009060CA">
      <w:pPr>
        <w:rPr>
          <w:rFonts w:ascii="Arial" w:hAnsi="Arial" w:cs="Arial"/>
          <w:sz w:val="22"/>
          <w:szCs w:val="22"/>
        </w:rPr>
      </w:pPr>
    </w:p>
    <w:p w14:paraId="107654B5" w14:textId="2BAFE083" w:rsidR="00355116" w:rsidRPr="009D13F1" w:rsidRDefault="00355116" w:rsidP="009060CA">
      <w:pPr>
        <w:rPr>
          <w:rFonts w:ascii="Arial" w:hAnsi="Arial" w:cs="Arial"/>
          <w:sz w:val="22"/>
          <w:szCs w:val="22"/>
        </w:rPr>
      </w:pPr>
      <w:r w:rsidRPr="009D13F1">
        <w:rPr>
          <w:rFonts w:ascii="Arial" w:hAnsi="Arial" w:cs="Arial"/>
          <w:sz w:val="22"/>
          <w:szCs w:val="22"/>
        </w:rPr>
        <w:t xml:space="preserve">Synovial </w:t>
      </w:r>
      <w:r w:rsidR="00921D5B" w:rsidRPr="009D13F1">
        <w:rPr>
          <w:rFonts w:ascii="Arial" w:hAnsi="Arial" w:cs="Arial"/>
          <w:sz w:val="22"/>
          <w:szCs w:val="22"/>
        </w:rPr>
        <w:t>c</w:t>
      </w:r>
      <w:r w:rsidRPr="009D13F1">
        <w:rPr>
          <w:rFonts w:ascii="Arial" w:hAnsi="Arial" w:cs="Arial"/>
          <w:sz w:val="22"/>
          <w:szCs w:val="22"/>
        </w:rPr>
        <w:t xml:space="preserve">hondromatosis (SC) is a rare benign lesion characterized by synovial metaplasia and cartilage nodules. The cartilage nodules eventually break, mineralize, and even ossify [1]. Synovial </w:t>
      </w:r>
      <w:r w:rsidR="00921D5B" w:rsidRPr="009D13F1">
        <w:rPr>
          <w:rFonts w:ascii="Arial" w:hAnsi="Arial" w:cs="Arial"/>
          <w:sz w:val="22"/>
          <w:szCs w:val="22"/>
        </w:rPr>
        <w:t xml:space="preserve">chondromatosis </w:t>
      </w:r>
      <w:r w:rsidRPr="009D13F1">
        <w:rPr>
          <w:rFonts w:ascii="Arial" w:hAnsi="Arial" w:cs="Arial"/>
          <w:sz w:val="22"/>
          <w:szCs w:val="22"/>
        </w:rPr>
        <w:t xml:space="preserve">often occur in the joint cavity, a few occur in the joint cavity, and there are very few lesions inside and outside the joint cavity. The cartilage nodules of the synovial </w:t>
      </w:r>
      <w:r w:rsidR="00921D5B" w:rsidRPr="009D13F1">
        <w:rPr>
          <w:rFonts w:ascii="Arial" w:hAnsi="Arial" w:cs="Arial"/>
          <w:sz w:val="22"/>
          <w:szCs w:val="22"/>
        </w:rPr>
        <w:t xml:space="preserve">chondromatosis </w:t>
      </w:r>
      <w:r w:rsidRPr="009D13F1">
        <w:rPr>
          <w:rFonts w:ascii="Arial" w:hAnsi="Arial" w:cs="Arial"/>
          <w:sz w:val="22"/>
          <w:szCs w:val="22"/>
        </w:rPr>
        <w:t xml:space="preserve">occurring outside the joint cavity </w:t>
      </w:r>
      <w:proofErr w:type="gramStart"/>
      <w:r w:rsidRPr="009D13F1">
        <w:rPr>
          <w:rFonts w:ascii="Arial" w:hAnsi="Arial" w:cs="Arial"/>
          <w:sz w:val="22"/>
          <w:szCs w:val="22"/>
        </w:rPr>
        <w:t>are derived</w:t>
      </w:r>
      <w:proofErr w:type="gramEnd"/>
      <w:r w:rsidRPr="009D13F1">
        <w:rPr>
          <w:rFonts w:ascii="Arial" w:hAnsi="Arial" w:cs="Arial"/>
          <w:sz w:val="22"/>
          <w:szCs w:val="22"/>
        </w:rPr>
        <w:t xml:space="preserve"> from the ten</w:t>
      </w:r>
      <w:r w:rsidR="00921D5B" w:rsidRPr="009D13F1">
        <w:rPr>
          <w:rFonts w:ascii="Arial" w:hAnsi="Arial" w:cs="Arial"/>
          <w:sz w:val="22"/>
          <w:szCs w:val="22"/>
        </w:rPr>
        <w:t xml:space="preserve">don sheath and the bursa [2]. </w:t>
      </w:r>
      <w:r w:rsidRPr="009D13F1">
        <w:rPr>
          <w:rFonts w:ascii="Arial" w:hAnsi="Arial" w:cs="Arial"/>
          <w:sz w:val="22"/>
          <w:szCs w:val="22"/>
        </w:rPr>
        <w:t xml:space="preserve">The most common affected joints of </w:t>
      </w:r>
      <w:r w:rsidR="00334372" w:rsidRPr="009D13F1">
        <w:rPr>
          <w:rFonts w:ascii="Arial" w:hAnsi="Arial" w:cs="Arial"/>
          <w:sz w:val="22"/>
          <w:szCs w:val="22"/>
        </w:rPr>
        <w:t>Synovial chondromatosis are knee and hip joints [2-4] meanwhile t</w:t>
      </w:r>
      <w:r w:rsidRPr="009D13F1">
        <w:rPr>
          <w:rFonts w:ascii="Arial" w:hAnsi="Arial" w:cs="Arial"/>
          <w:sz w:val="22"/>
          <w:szCs w:val="22"/>
        </w:rPr>
        <w:t xml:space="preserve">he temporomandibular joint, ankle joint, spine, elbow joint, shoulder joint and hand joint have also been reported </w:t>
      </w:r>
      <w:r w:rsidR="00334372" w:rsidRPr="009D13F1">
        <w:rPr>
          <w:rFonts w:ascii="Arial" w:hAnsi="Arial" w:cs="Arial"/>
          <w:sz w:val="22"/>
          <w:szCs w:val="22"/>
        </w:rPr>
        <w:t xml:space="preserve">to be affected </w:t>
      </w:r>
      <w:r w:rsidRPr="009D13F1">
        <w:rPr>
          <w:rFonts w:ascii="Arial" w:hAnsi="Arial" w:cs="Arial"/>
          <w:sz w:val="22"/>
          <w:szCs w:val="22"/>
        </w:rPr>
        <w:t xml:space="preserve">[4,5]. The main symptoms of SC are pain, swelling, sensation of the noose and limited joint activity [1-5]. The incidence of </w:t>
      </w:r>
      <w:r w:rsidR="00334372" w:rsidRPr="009D13F1">
        <w:rPr>
          <w:rFonts w:ascii="Arial" w:hAnsi="Arial" w:cs="Arial"/>
          <w:sz w:val="22"/>
          <w:szCs w:val="22"/>
        </w:rPr>
        <w:t xml:space="preserve">Synovial </w:t>
      </w:r>
      <w:r w:rsidR="00334372" w:rsidRPr="009D13F1">
        <w:rPr>
          <w:rFonts w:ascii="Arial" w:hAnsi="Arial" w:cs="Arial"/>
          <w:sz w:val="22"/>
          <w:szCs w:val="22"/>
        </w:rPr>
        <w:lastRenderedPageBreak/>
        <w:t xml:space="preserve">chondromatosis </w:t>
      </w:r>
      <w:r w:rsidRPr="009D13F1">
        <w:rPr>
          <w:rFonts w:ascii="Arial" w:hAnsi="Arial" w:cs="Arial"/>
          <w:sz w:val="22"/>
          <w:szCs w:val="22"/>
        </w:rPr>
        <w:t>is 1 in 100,000, usually occurring in men 30-50</w:t>
      </w:r>
      <w:r w:rsidR="000965BC" w:rsidRPr="009D13F1">
        <w:rPr>
          <w:rFonts w:ascii="Arial" w:hAnsi="Arial" w:cs="Arial"/>
          <w:sz w:val="22"/>
          <w:szCs w:val="22"/>
        </w:rPr>
        <w:t xml:space="preserve"> years old. </w:t>
      </w:r>
    </w:p>
    <w:p w14:paraId="2716667C" w14:textId="21666D3A" w:rsidR="00355116" w:rsidRPr="009D13F1" w:rsidRDefault="00355116" w:rsidP="009060CA">
      <w:pPr>
        <w:rPr>
          <w:rFonts w:ascii="Arial" w:hAnsi="Arial" w:cs="Arial"/>
          <w:sz w:val="22"/>
          <w:szCs w:val="22"/>
        </w:rPr>
      </w:pPr>
    </w:p>
    <w:p w14:paraId="71791D2A" w14:textId="3487E98B" w:rsidR="00355116" w:rsidRPr="009D13F1" w:rsidRDefault="00355116" w:rsidP="009060CA">
      <w:pPr>
        <w:rPr>
          <w:rFonts w:ascii="Arial" w:hAnsi="Arial" w:cs="Arial"/>
          <w:sz w:val="22"/>
          <w:szCs w:val="22"/>
        </w:rPr>
      </w:pPr>
      <w:r w:rsidRPr="009D13F1">
        <w:rPr>
          <w:rFonts w:ascii="Arial" w:hAnsi="Arial" w:cs="Arial"/>
          <w:sz w:val="22"/>
          <w:szCs w:val="22"/>
        </w:rPr>
        <w:t xml:space="preserve">At present, the specific pathogenesis of SC is still unclear, but some studies have found that SC may have bone pathological changes with rheumatic characteristics [7]. Some studies suggest that the pathogenesis of </w:t>
      </w:r>
      <w:r w:rsidR="000965BC" w:rsidRPr="009D13F1">
        <w:rPr>
          <w:rFonts w:ascii="Arial" w:hAnsi="Arial" w:cs="Arial"/>
          <w:sz w:val="22"/>
          <w:szCs w:val="22"/>
        </w:rPr>
        <w:t xml:space="preserve">Synovial chondromatosis </w:t>
      </w:r>
      <w:r w:rsidRPr="009D13F1">
        <w:rPr>
          <w:rFonts w:ascii="Arial" w:hAnsi="Arial" w:cs="Arial"/>
          <w:sz w:val="22"/>
          <w:szCs w:val="22"/>
        </w:rPr>
        <w:t xml:space="preserve">is associated with tumor suppressor genes, growth factors and proto-oncogenes [7]. However, many studies have found that the onset of </w:t>
      </w:r>
      <w:r w:rsidR="000965BC" w:rsidRPr="009D13F1">
        <w:rPr>
          <w:rFonts w:ascii="Arial" w:hAnsi="Arial" w:cs="Arial"/>
          <w:sz w:val="22"/>
          <w:szCs w:val="22"/>
        </w:rPr>
        <w:t xml:space="preserve">Synovial chondromatosis </w:t>
      </w:r>
      <w:proofErr w:type="gramStart"/>
      <w:r w:rsidRPr="009D13F1">
        <w:rPr>
          <w:rFonts w:ascii="Arial" w:hAnsi="Arial" w:cs="Arial"/>
          <w:sz w:val="22"/>
          <w:szCs w:val="22"/>
        </w:rPr>
        <w:t>may be related</w:t>
      </w:r>
      <w:proofErr w:type="gramEnd"/>
      <w:r w:rsidRPr="009D13F1">
        <w:rPr>
          <w:rFonts w:ascii="Arial" w:hAnsi="Arial" w:cs="Arial"/>
          <w:sz w:val="22"/>
          <w:szCs w:val="22"/>
        </w:rPr>
        <w:t xml:space="preserve"> to </w:t>
      </w:r>
      <w:r w:rsidR="000965BC" w:rsidRPr="009D13F1">
        <w:rPr>
          <w:rFonts w:ascii="Arial" w:hAnsi="Arial" w:cs="Arial"/>
          <w:sz w:val="22"/>
          <w:szCs w:val="22"/>
        </w:rPr>
        <w:t xml:space="preserve">genetic </w:t>
      </w:r>
      <w:r w:rsidRPr="009D13F1">
        <w:rPr>
          <w:rFonts w:ascii="Arial" w:hAnsi="Arial" w:cs="Arial"/>
          <w:sz w:val="22"/>
          <w:szCs w:val="22"/>
        </w:rPr>
        <w:t xml:space="preserve">mutations. As early as 1992, a family study of </w:t>
      </w:r>
      <w:r w:rsidR="00F60939">
        <w:rPr>
          <w:rFonts w:ascii="Arial" w:hAnsi="Arial" w:cs="Arial"/>
          <w:sz w:val="22"/>
          <w:szCs w:val="22"/>
        </w:rPr>
        <w:t>s</w:t>
      </w:r>
      <w:r w:rsidR="000965BC" w:rsidRPr="009D13F1">
        <w:rPr>
          <w:rFonts w:ascii="Arial" w:hAnsi="Arial" w:cs="Arial"/>
          <w:sz w:val="22"/>
          <w:szCs w:val="22"/>
        </w:rPr>
        <w:t xml:space="preserve">ynovial chondromatosis </w:t>
      </w:r>
      <w:r w:rsidRPr="009D13F1">
        <w:rPr>
          <w:rFonts w:ascii="Arial" w:hAnsi="Arial" w:cs="Arial"/>
          <w:sz w:val="22"/>
          <w:szCs w:val="22"/>
        </w:rPr>
        <w:t xml:space="preserve">with dwarfism suggested that </w:t>
      </w:r>
      <w:r w:rsidR="000965BC" w:rsidRPr="009D13F1">
        <w:rPr>
          <w:rFonts w:ascii="Arial" w:hAnsi="Arial" w:cs="Arial"/>
          <w:sz w:val="22"/>
          <w:szCs w:val="22"/>
        </w:rPr>
        <w:t>Synovial chondromatosis may</w:t>
      </w:r>
      <w:r w:rsidRPr="009D13F1">
        <w:rPr>
          <w:rFonts w:ascii="Arial" w:hAnsi="Arial" w:cs="Arial"/>
          <w:sz w:val="22"/>
          <w:szCs w:val="22"/>
        </w:rPr>
        <w:t xml:space="preserve">be caused by genetic defects affecting bone maturity and joint morphology [8]. </w:t>
      </w:r>
      <w:r w:rsidR="000965BC" w:rsidRPr="009D13F1">
        <w:rPr>
          <w:rFonts w:ascii="Arial" w:hAnsi="Arial" w:cs="Arial"/>
          <w:sz w:val="22"/>
          <w:szCs w:val="22"/>
        </w:rPr>
        <w:t>L</w:t>
      </w:r>
      <w:r w:rsidRPr="009D13F1">
        <w:rPr>
          <w:rFonts w:ascii="Arial" w:hAnsi="Arial" w:cs="Arial"/>
          <w:sz w:val="22"/>
          <w:szCs w:val="22"/>
        </w:rPr>
        <w:t xml:space="preserve">ater, some researchers conducted a study on the cytogenetics of three </w:t>
      </w:r>
      <w:r w:rsidR="000965BC" w:rsidRPr="009D13F1">
        <w:rPr>
          <w:rFonts w:ascii="Arial" w:hAnsi="Arial" w:cs="Arial"/>
          <w:sz w:val="22"/>
          <w:szCs w:val="22"/>
        </w:rPr>
        <w:t>synovial chondromatosis patients and t</w:t>
      </w:r>
      <w:r w:rsidRPr="009D13F1">
        <w:rPr>
          <w:rFonts w:ascii="Arial" w:hAnsi="Arial" w:cs="Arial"/>
          <w:sz w:val="22"/>
          <w:szCs w:val="22"/>
        </w:rPr>
        <w:t xml:space="preserve">he results showed that there were abnormalities in the number and structure of chromosomes in </w:t>
      </w:r>
      <w:r w:rsidR="000965BC" w:rsidRPr="009D13F1">
        <w:rPr>
          <w:rFonts w:ascii="Arial" w:hAnsi="Arial" w:cs="Arial"/>
          <w:sz w:val="22"/>
          <w:szCs w:val="22"/>
        </w:rPr>
        <w:t xml:space="preserve">synovial chondromatosis </w:t>
      </w:r>
      <w:r w:rsidRPr="009D13F1">
        <w:rPr>
          <w:rFonts w:ascii="Arial" w:hAnsi="Arial" w:cs="Arial"/>
          <w:sz w:val="22"/>
          <w:szCs w:val="22"/>
        </w:rPr>
        <w:t xml:space="preserve">patients, which was characterized by the deletion of 10q26 and the rearrangement of </w:t>
      </w:r>
      <w:r w:rsidR="000965BC" w:rsidRPr="009D13F1">
        <w:rPr>
          <w:rFonts w:ascii="Arial" w:hAnsi="Arial" w:cs="Arial"/>
          <w:sz w:val="22"/>
          <w:szCs w:val="22"/>
        </w:rPr>
        <w:t xml:space="preserve">1p13 and 12q13 </w:t>
      </w:r>
      <w:r w:rsidRPr="009D13F1">
        <w:rPr>
          <w:rFonts w:ascii="Arial" w:hAnsi="Arial" w:cs="Arial"/>
          <w:sz w:val="22"/>
          <w:szCs w:val="22"/>
        </w:rPr>
        <w:t>[9].</w:t>
      </w:r>
      <w:r w:rsidR="000965BC" w:rsidRPr="009D13F1">
        <w:rPr>
          <w:rFonts w:ascii="Arial" w:hAnsi="Arial" w:cs="Arial"/>
          <w:sz w:val="22"/>
          <w:szCs w:val="22"/>
        </w:rPr>
        <w:t xml:space="preserve"> Meanwhile, </w:t>
      </w:r>
      <w:r w:rsidR="009060CA">
        <w:rPr>
          <w:rFonts w:ascii="Arial" w:hAnsi="Arial" w:cs="Arial"/>
          <w:sz w:val="22"/>
          <w:szCs w:val="22"/>
        </w:rPr>
        <w:t xml:space="preserve">previous study showed </w:t>
      </w:r>
      <w:r w:rsidRPr="009D13F1">
        <w:rPr>
          <w:rFonts w:ascii="Arial" w:hAnsi="Arial" w:cs="Arial"/>
          <w:sz w:val="22"/>
          <w:szCs w:val="22"/>
        </w:rPr>
        <w:t xml:space="preserve">that the chromosomes of </w:t>
      </w:r>
      <w:r w:rsidR="000965BC" w:rsidRPr="009D13F1">
        <w:rPr>
          <w:rFonts w:ascii="Arial" w:hAnsi="Arial" w:cs="Arial"/>
          <w:sz w:val="22"/>
          <w:szCs w:val="22"/>
        </w:rPr>
        <w:t xml:space="preserve">synovial chondromatosis patients </w:t>
      </w:r>
      <w:proofErr w:type="gramStart"/>
      <w:r w:rsidR="000965BC" w:rsidRPr="009D13F1">
        <w:rPr>
          <w:rFonts w:ascii="Arial" w:hAnsi="Arial" w:cs="Arial"/>
          <w:sz w:val="22"/>
          <w:szCs w:val="22"/>
        </w:rPr>
        <w:t xml:space="preserve">are </w:t>
      </w:r>
      <w:r w:rsidRPr="009D13F1">
        <w:rPr>
          <w:rFonts w:ascii="Arial" w:hAnsi="Arial" w:cs="Arial"/>
          <w:sz w:val="22"/>
          <w:szCs w:val="22"/>
        </w:rPr>
        <w:t>distorted</w:t>
      </w:r>
      <w:proofErr w:type="gramEnd"/>
      <w:r w:rsidRPr="009D13F1">
        <w:rPr>
          <w:rFonts w:ascii="Arial" w:hAnsi="Arial" w:cs="Arial"/>
          <w:sz w:val="22"/>
          <w:szCs w:val="22"/>
        </w:rPr>
        <w:t xml:space="preserve">. They studied the cytogenetics and molecular genetics of </w:t>
      </w:r>
      <w:r w:rsidR="000965BC" w:rsidRPr="009D13F1">
        <w:rPr>
          <w:rFonts w:ascii="Arial" w:hAnsi="Arial" w:cs="Arial"/>
          <w:sz w:val="22"/>
          <w:szCs w:val="22"/>
        </w:rPr>
        <w:t>three</w:t>
      </w:r>
      <w:r w:rsidRPr="009D13F1">
        <w:rPr>
          <w:rFonts w:ascii="Arial" w:hAnsi="Arial" w:cs="Arial"/>
          <w:sz w:val="22"/>
          <w:szCs w:val="22"/>
        </w:rPr>
        <w:t xml:space="preserve"> </w:t>
      </w:r>
      <w:r w:rsidR="000965BC" w:rsidRPr="009D13F1">
        <w:rPr>
          <w:rFonts w:ascii="Arial" w:hAnsi="Arial" w:cs="Arial"/>
          <w:sz w:val="22"/>
          <w:szCs w:val="22"/>
        </w:rPr>
        <w:t xml:space="preserve">synovial chondromatosis </w:t>
      </w:r>
      <w:r w:rsidRPr="009D13F1">
        <w:rPr>
          <w:rFonts w:ascii="Arial" w:hAnsi="Arial" w:cs="Arial"/>
          <w:sz w:val="22"/>
          <w:szCs w:val="22"/>
        </w:rPr>
        <w:t xml:space="preserve">patients and found that all patients had aberrations on chromosome 6 [10]. In a recent study, DNA information from 90 </w:t>
      </w:r>
      <w:r w:rsidR="00F60939">
        <w:rPr>
          <w:rFonts w:ascii="Arial" w:hAnsi="Arial" w:cs="Arial"/>
          <w:sz w:val="22"/>
          <w:szCs w:val="22"/>
        </w:rPr>
        <w:t>s</w:t>
      </w:r>
      <w:r w:rsidR="00F60939" w:rsidRPr="009D13F1">
        <w:rPr>
          <w:rFonts w:ascii="Arial" w:hAnsi="Arial" w:cs="Arial"/>
          <w:sz w:val="22"/>
          <w:szCs w:val="22"/>
        </w:rPr>
        <w:t xml:space="preserve">ynovial chondromatosis </w:t>
      </w:r>
      <w:r w:rsidRPr="009D13F1">
        <w:rPr>
          <w:rFonts w:ascii="Arial" w:hAnsi="Arial" w:cs="Arial"/>
          <w:sz w:val="22"/>
          <w:szCs w:val="22"/>
        </w:rPr>
        <w:t xml:space="preserve">patients </w:t>
      </w:r>
      <w:proofErr w:type="gramStart"/>
      <w:r w:rsidRPr="009D13F1">
        <w:rPr>
          <w:rFonts w:ascii="Arial" w:hAnsi="Arial" w:cs="Arial"/>
          <w:sz w:val="22"/>
          <w:szCs w:val="22"/>
        </w:rPr>
        <w:t>was detected</w:t>
      </w:r>
      <w:proofErr w:type="gramEnd"/>
      <w:r w:rsidRPr="009D13F1">
        <w:rPr>
          <w:rFonts w:ascii="Arial" w:hAnsi="Arial" w:cs="Arial"/>
          <w:sz w:val="22"/>
          <w:szCs w:val="22"/>
        </w:rPr>
        <w:t xml:space="preserve"> by Fluorescence in situ hybridization (FISH), and 58 of them were </w:t>
      </w:r>
      <w:r w:rsidR="000965BC" w:rsidRPr="009D13F1">
        <w:rPr>
          <w:rFonts w:ascii="Arial" w:hAnsi="Arial" w:cs="Arial"/>
          <w:sz w:val="22"/>
          <w:szCs w:val="22"/>
        </w:rPr>
        <w:t>fusion</w:t>
      </w:r>
      <w:r w:rsidRPr="009D13F1">
        <w:rPr>
          <w:rFonts w:ascii="Arial" w:hAnsi="Arial" w:cs="Arial"/>
          <w:sz w:val="22"/>
          <w:szCs w:val="22"/>
        </w:rPr>
        <w:t xml:space="preserve"> with FN1 and/or ACVRA2 genes [11]. However, these findings </w:t>
      </w:r>
      <w:proofErr w:type="gramStart"/>
      <w:r w:rsidRPr="009D13F1">
        <w:rPr>
          <w:rFonts w:ascii="Arial" w:hAnsi="Arial" w:cs="Arial"/>
          <w:sz w:val="22"/>
          <w:szCs w:val="22"/>
        </w:rPr>
        <w:t>were obtained</w:t>
      </w:r>
      <w:proofErr w:type="gramEnd"/>
      <w:r w:rsidRPr="009D13F1">
        <w:rPr>
          <w:rFonts w:ascii="Arial" w:hAnsi="Arial" w:cs="Arial"/>
          <w:sz w:val="22"/>
          <w:szCs w:val="22"/>
        </w:rPr>
        <w:t xml:space="preserve"> from sporadic cases of </w:t>
      </w:r>
      <w:r w:rsidR="000965BC" w:rsidRPr="009D13F1">
        <w:rPr>
          <w:rFonts w:ascii="Arial" w:hAnsi="Arial" w:cs="Arial"/>
          <w:sz w:val="22"/>
          <w:szCs w:val="22"/>
        </w:rPr>
        <w:t>synovial chondromatosis</w:t>
      </w:r>
      <w:r w:rsidRPr="009D13F1">
        <w:rPr>
          <w:rFonts w:ascii="Arial" w:hAnsi="Arial" w:cs="Arial"/>
          <w:sz w:val="22"/>
          <w:szCs w:val="22"/>
        </w:rPr>
        <w:t xml:space="preserve">. Now, we have identified a family-causing gene by genetically studying a </w:t>
      </w:r>
      <w:r w:rsidR="000965BC" w:rsidRPr="009D13F1">
        <w:rPr>
          <w:rFonts w:ascii="Arial" w:hAnsi="Arial" w:cs="Arial"/>
          <w:sz w:val="22"/>
          <w:szCs w:val="22"/>
        </w:rPr>
        <w:t xml:space="preserve">synovial chondromatosis </w:t>
      </w:r>
      <w:r w:rsidRPr="009D13F1">
        <w:rPr>
          <w:rFonts w:ascii="Arial" w:hAnsi="Arial" w:cs="Arial"/>
          <w:sz w:val="22"/>
          <w:szCs w:val="22"/>
        </w:rPr>
        <w:t xml:space="preserve">family. Based on the experimental results, we found that the causative gene of the family </w:t>
      </w:r>
      <w:r w:rsidR="000965BC" w:rsidRPr="009D13F1">
        <w:rPr>
          <w:rFonts w:ascii="Arial" w:hAnsi="Arial" w:cs="Arial"/>
          <w:sz w:val="22"/>
          <w:szCs w:val="22"/>
        </w:rPr>
        <w:t xml:space="preserve">synovial chondromatosis </w:t>
      </w:r>
      <w:r w:rsidRPr="009D13F1">
        <w:rPr>
          <w:rFonts w:ascii="Arial" w:hAnsi="Arial" w:cs="Arial"/>
          <w:sz w:val="22"/>
          <w:szCs w:val="22"/>
        </w:rPr>
        <w:t>reported in this paper is COL2A1.</w:t>
      </w:r>
    </w:p>
    <w:p w14:paraId="48BFE2EB" w14:textId="4725A19D" w:rsidR="00355116" w:rsidRPr="009D13F1" w:rsidRDefault="00355116" w:rsidP="009060CA">
      <w:pPr>
        <w:rPr>
          <w:rFonts w:ascii="Arial" w:hAnsi="Arial" w:cs="Arial"/>
          <w:sz w:val="22"/>
          <w:szCs w:val="22"/>
        </w:rPr>
      </w:pPr>
    </w:p>
    <w:p w14:paraId="039F3349" w14:textId="4BDD2F16" w:rsidR="00355116" w:rsidRPr="009D13F1" w:rsidRDefault="00355116" w:rsidP="009060CA">
      <w:pPr>
        <w:pStyle w:val="Heading2"/>
        <w:spacing w:before="0"/>
        <w:rPr>
          <w:rFonts w:ascii="Arial" w:hAnsi="Arial" w:cs="Arial"/>
          <w:b/>
          <w:color w:val="auto"/>
          <w:sz w:val="22"/>
          <w:szCs w:val="22"/>
        </w:rPr>
      </w:pPr>
      <w:r w:rsidRPr="009D13F1">
        <w:rPr>
          <w:rFonts w:ascii="Arial" w:hAnsi="Arial" w:cs="Arial"/>
          <w:b/>
          <w:color w:val="auto"/>
          <w:sz w:val="22"/>
          <w:szCs w:val="22"/>
        </w:rPr>
        <w:t xml:space="preserve">Result </w:t>
      </w:r>
    </w:p>
    <w:p w14:paraId="7E62EDDC" w14:textId="5F30338C" w:rsidR="009F622C" w:rsidRPr="009D13F1" w:rsidRDefault="009F622C" w:rsidP="009060CA">
      <w:pPr>
        <w:pStyle w:val="Heading3"/>
        <w:spacing w:before="0"/>
        <w:rPr>
          <w:rFonts w:ascii="Arial" w:hAnsi="Arial" w:cs="Arial"/>
          <w:b/>
          <w:color w:val="auto"/>
          <w:sz w:val="22"/>
          <w:szCs w:val="22"/>
        </w:rPr>
      </w:pPr>
      <w:r w:rsidRPr="009D13F1">
        <w:rPr>
          <w:rFonts w:ascii="Arial" w:hAnsi="Arial" w:cs="Arial"/>
          <w:b/>
          <w:color w:val="auto"/>
          <w:sz w:val="22"/>
          <w:szCs w:val="22"/>
        </w:rPr>
        <w:t>1.1</w:t>
      </w:r>
      <w:r w:rsidR="00A04DA0" w:rsidRPr="009D13F1">
        <w:rPr>
          <w:rFonts w:ascii="Arial" w:hAnsi="Arial" w:cs="Arial"/>
          <w:b/>
          <w:color w:val="auto"/>
          <w:sz w:val="22"/>
          <w:szCs w:val="22"/>
        </w:rPr>
        <w:t xml:space="preserve"> Clinical Characteristics of proband</w:t>
      </w:r>
    </w:p>
    <w:p w14:paraId="598C5DCB" w14:textId="3B008584" w:rsidR="000A1E73" w:rsidRPr="009D13F1" w:rsidRDefault="000A1E73" w:rsidP="009060CA">
      <w:pPr>
        <w:rPr>
          <w:rFonts w:ascii="Arial" w:hAnsi="Arial" w:cs="Arial"/>
          <w:sz w:val="22"/>
          <w:szCs w:val="22"/>
        </w:rPr>
      </w:pPr>
      <w:r w:rsidRPr="009D13F1">
        <w:rPr>
          <w:rFonts w:ascii="Arial" w:hAnsi="Arial" w:cs="Arial"/>
          <w:sz w:val="22"/>
          <w:szCs w:val="22"/>
        </w:rPr>
        <w:t xml:space="preserve">The patient, </w:t>
      </w:r>
      <w:r w:rsidR="00A04DA0" w:rsidRPr="009D13F1">
        <w:rPr>
          <w:rFonts w:ascii="Arial" w:hAnsi="Arial" w:cs="Arial"/>
          <w:sz w:val="22"/>
          <w:szCs w:val="22"/>
        </w:rPr>
        <w:t xml:space="preserve">a female of </w:t>
      </w:r>
      <w:r w:rsidRPr="009D13F1">
        <w:rPr>
          <w:rFonts w:ascii="Arial" w:hAnsi="Arial" w:cs="Arial"/>
          <w:sz w:val="22"/>
          <w:szCs w:val="22"/>
        </w:rPr>
        <w:t xml:space="preserve">28 years old, </w:t>
      </w:r>
      <w:proofErr w:type="gramStart"/>
      <w:r w:rsidRPr="009D13F1">
        <w:rPr>
          <w:rFonts w:ascii="Arial" w:hAnsi="Arial" w:cs="Arial"/>
          <w:sz w:val="22"/>
          <w:szCs w:val="22"/>
        </w:rPr>
        <w:t>was admitted</w:t>
      </w:r>
      <w:proofErr w:type="gramEnd"/>
      <w:r w:rsidRPr="009D13F1">
        <w:rPr>
          <w:rFonts w:ascii="Arial" w:hAnsi="Arial" w:cs="Arial"/>
          <w:sz w:val="22"/>
          <w:szCs w:val="22"/>
        </w:rPr>
        <w:t xml:space="preserve"> to the hospital with more than 16 years of swelling and pain in both lower extremities. </w:t>
      </w:r>
      <w:r w:rsidR="005F27F3" w:rsidRPr="009D13F1">
        <w:rPr>
          <w:rFonts w:ascii="Arial" w:hAnsi="Arial" w:cs="Arial"/>
          <w:sz w:val="22"/>
          <w:szCs w:val="22"/>
        </w:rPr>
        <w:t xml:space="preserve">When she was 12 years ago, she </w:t>
      </w:r>
      <w:r w:rsidRPr="009D13F1">
        <w:rPr>
          <w:rFonts w:ascii="Arial" w:hAnsi="Arial" w:cs="Arial"/>
          <w:sz w:val="22"/>
          <w:szCs w:val="22"/>
        </w:rPr>
        <w:t xml:space="preserve">had no obvious incentives and traumatic bilateral hip swelling and pain, joint stiffness, noose, </w:t>
      </w:r>
      <w:r w:rsidR="005F27F3" w:rsidRPr="009D13F1">
        <w:rPr>
          <w:rFonts w:ascii="Arial" w:hAnsi="Arial" w:cs="Arial"/>
          <w:sz w:val="22"/>
          <w:szCs w:val="22"/>
        </w:rPr>
        <w:t>and can</w:t>
      </w:r>
      <w:r w:rsidRPr="009D13F1">
        <w:rPr>
          <w:rFonts w:ascii="Arial" w:hAnsi="Arial" w:cs="Arial"/>
          <w:sz w:val="22"/>
          <w:szCs w:val="22"/>
        </w:rPr>
        <w:t>not w</w:t>
      </w:r>
      <w:r w:rsidR="005F27F3" w:rsidRPr="009D13F1">
        <w:rPr>
          <w:rFonts w:ascii="Arial" w:hAnsi="Arial" w:cs="Arial"/>
          <w:sz w:val="22"/>
          <w:szCs w:val="22"/>
        </w:rPr>
        <w:t xml:space="preserve">alk and squat, and severe pain. She took some painkillers and </w:t>
      </w:r>
      <w:r w:rsidRPr="009D13F1">
        <w:rPr>
          <w:rFonts w:ascii="Arial" w:hAnsi="Arial" w:cs="Arial"/>
          <w:sz w:val="22"/>
          <w:szCs w:val="22"/>
        </w:rPr>
        <w:t>sleeping pills</w:t>
      </w:r>
      <w:r w:rsidR="005F27F3" w:rsidRPr="009D13F1">
        <w:rPr>
          <w:rFonts w:ascii="Arial" w:hAnsi="Arial" w:cs="Arial"/>
          <w:sz w:val="22"/>
          <w:szCs w:val="22"/>
        </w:rPr>
        <w:t>, however, still cannot fall asleep. Later, she made an appointment with a doctor in a</w:t>
      </w:r>
      <w:r w:rsidRPr="009D13F1">
        <w:rPr>
          <w:rFonts w:ascii="Arial" w:hAnsi="Arial" w:cs="Arial"/>
          <w:sz w:val="22"/>
          <w:szCs w:val="22"/>
        </w:rPr>
        <w:t xml:space="preserve"> </w:t>
      </w:r>
      <w:r w:rsidR="005F27F3" w:rsidRPr="009D13F1">
        <w:rPr>
          <w:rFonts w:ascii="Arial" w:hAnsi="Arial" w:cs="Arial"/>
          <w:sz w:val="22"/>
          <w:szCs w:val="22"/>
        </w:rPr>
        <w:t>hospital and auxiliary examination showed a narrow hip joint</w:t>
      </w:r>
      <w:r w:rsidRPr="009D13F1">
        <w:rPr>
          <w:rFonts w:ascii="Arial" w:hAnsi="Arial" w:cs="Arial"/>
          <w:sz w:val="22"/>
          <w:szCs w:val="22"/>
        </w:rPr>
        <w:t>.</w:t>
      </w:r>
      <w:r w:rsidR="005F27F3" w:rsidRPr="009D13F1">
        <w:rPr>
          <w:rFonts w:ascii="Arial" w:hAnsi="Arial" w:cs="Arial"/>
          <w:sz w:val="22"/>
          <w:szCs w:val="22"/>
        </w:rPr>
        <w:t xml:space="preserve"> She </w:t>
      </w:r>
      <w:proofErr w:type="gramStart"/>
      <w:r w:rsidRPr="009D13F1">
        <w:rPr>
          <w:rFonts w:ascii="Arial" w:hAnsi="Arial" w:cs="Arial"/>
          <w:sz w:val="22"/>
          <w:szCs w:val="22"/>
        </w:rPr>
        <w:t>was diagnosed</w:t>
      </w:r>
      <w:proofErr w:type="gramEnd"/>
      <w:r w:rsidR="005F27F3" w:rsidRPr="009D13F1">
        <w:rPr>
          <w:rFonts w:ascii="Arial" w:hAnsi="Arial" w:cs="Arial"/>
          <w:sz w:val="22"/>
          <w:szCs w:val="22"/>
        </w:rPr>
        <w:t xml:space="preserve"> as gluteal muscle contracture</w:t>
      </w:r>
      <w:r w:rsidRPr="009D13F1">
        <w:rPr>
          <w:rFonts w:ascii="Arial" w:hAnsi="Arial" w:cs="Arial"/>
          <w:sz w:val="22"/>
          <w:szCs w:val="22"/>
        </w:rPr>
        <w:t xml:space="preserve">. </w:t>
      </w:r>
      <w:r w:rsidR="005F27F3" w:rsidRPr="009D13F1">
        <w:rPr>
          <w:rFonts w:ascii="Arial" w:hAnsi="Arial" w:cs="Arial"/>
          <w:sz w:val="22"/>
          <w:szCs w:val="22"/>
        </w:rPr>
        <w:t xml:space="preserve">She accepted the </w:t>
      </w:r>
      <w:r w:rsidRPr="009D13F1">
        <w:rPr>
          <w:rFonts w:ascii="Arial" w:hAnsi="Arial" w:cs="Arial"/>
          <w:sz w:val="22"/>
          <w:szCs w:val="22"/>
        </w:rPr>
        <w:t>conservative t</w:t>
      </w:r>
      <w:r w:rsidR="005F27F3" w:rsidRPr="009D13F1">
        <w:rPr>
          <w:rFonts w:ascii="Arial" w:hAnsi="Arial" w:cs="Arial"/>
          <w:sz w:val="22"/>
          <w:szCs w:val="22"/>
        </w:rPr>
        <w:t>reatment of needle and traction, however, the treatment effect is not well</w:t>
      </w:r>
      <w:r w:rsidRPr="009D13F1">
        <w:rPr>
          <w:rFonts w:ascii="Arial" w:hAnsi="Arial" w:cs="Arial"/>
          <w:sz w:val="22"/>
          <w:szCs w:val="22"/>
        </w:rPr>
        <w:t xml:space="preserve">. </w:t>
      </w:r>
      <w:r w:rsidR="005F27F3" w:rsidRPr="009D13F1">
        <w:rPr>
          <w:rFonts w:ascii="Arial" w:hAnsi="Arial" w:cs="Arial"/>
          <w:sz w:val="22"/>
          <w:szCs w:val="22"/>
        </w:rPr>
        <w:t>Later,</w:t>
      </w:r>
      <w:r w:rsidRPr="009D13F1">
        <w:rPr>
          <w:rFonts w:ascii="Arial" w:hAnsi="Arial" w:cs="Arial"/>
          <w:sz w:val="22"/>
          <w:szCs w:val="22"/>
        </w:rPr>
        <w:t xml:space="preserve"> </w:t>
      </w:r>
      <w:r w:rsidR="005F27F3" w:rsidRPr="009D13F1">
        <w:rPr>
          <w:rFonts w:ascii="Arial" w:hAnsi="Arial" w:cs="Arial"/>
          <w:sz w:val="22"/>
          <w:szCs w:val="22"/>
        </w:rPr>
        <w:t xml:space="preserve">she accepted the traditional </w:t>
      </w:r>
      <w:r w:rsidRPr="009D13F1">
        <w:rPr>
          <w:rFonts w:ascii="Arial" w:hAnsi="Arial" w:cs="Arial"/>
          <w:sz w:val="22"/>
          <w:szCs w:val="22"/>
        </w:rPr>
        <w:t xml:space="preserve">Chinese medicine </w:t>
      </w:r>
      <w:r w:rsidR="005F27F3" w:rsidRPr="009D13F1">
        <w:rPr>
          <w:rFonts w:ascii="Arial" w:hAnsi="Arial" w:cs="Arial"/>
          <w:sz w:val="22"/>
          <w:szCs w:val="22"/>
        </w:rPr>
        <w:t xml:space="preserve">and acupuncture treatment and </w:t>
      </w:r>
      <w:r w:rsidRPr="009D13F1">
        <w:rPr>
          <w:rFonts w:ascii="Arial" w:hAnsi="Arial" w:cs="Arial"/>
          <w:sz w:val="22"/>
          <w:szCs w:val="22"/>
        </w:rPr>
        <w:t xml:space="preserve">the symptoms were slowly relieved. </w:t>
      </w:r>
      <w:r w:rsidR="005F27F3" w:rsidRPr="009D13F1">
        <w:rPr>
          <w:rFonts w:ascii="Arial" w:hAnsi="Arial" w:cs="Arial"/>
          <w:sz w:val="22"/>
          <w:szCs w:val="22"/>
        </w:rPr>
        <w:t>When she was 15</w:t>
      </w:r>
      <w:r w:rsidRPr="009D13F1">
        <w:rPr>
          <w:rFonts w:ascii="Arial" w:hAnsi="Arial" w:cs="Arial"/>
          <w:sz w:val="22"/>
          <w:szCs w:val="22"/>
        </w:rPr>
        <w:t xml:space="preserve"> years ago, the patien</w:t>
      </w:r>
      <w:r w:rsidR="005F27F3" w:rsidRPr="009D13F1">
        <w:rPr>
          <w:rFonts w:ascii="Arial" w:hAnsi="Arial" w:cs="Arial"/>
          <w:sz w:val="22"/>
          <w:szCs w:val="22"/>
        </w:rPr>
        <w:t>t developed neck and waist pain, d</w:t>
      </w:r>
      <w:r w:rsidRPr="009D13F1">
        <w:rPr>
          <w:rFonts w:ascii="Arial" w:hAnsi="Arial" w:cs="Arial"/>
          <w:sz w:val="22"/>
          <w:szCs w:val="22"/>
        </w:rPr>
        <w:t>iscomfort, morning and night stiffne</w:t>
      </w:r>
      <w:r w:rsidR="005F27F3" w:rsidRPr="009D13F1">
        <w:rPr>
          <w:rFonts w:ascii="Arial" w:hAnsi="Arial" w:cs="Arial"/>
          <w:sz w:val="22"/>
          <w:szCs w:val="22"/>
        </w:rPr>
        <w:t xml:space="preserve">ss, shoulder joint pain, noose. She went to the hospital again and CT examination </w:t>
      </w:r>
      <w:r w:rsidRPr="009D13F1">
        <w:rPr>
          <w:rFonts w:ascii="Arial" w:hAnsi="Arial" w:cs="Arial"/>
          <w:sz w:val="22"/>
          <w:szCs w:val="22"/>
        </w:rPr>
        <w:t xml:space="preserve">suggest </w:t>
      </w:r>
      <w:r w:rsidR="005F27F3" w:rsidRPr="009D13F1">
        <w:rPr>
          <w:rFonts w:ascii="Arial" w:hAnsi="Arial" w:cs="Arial"/>
          <w:sz w:val="22"/>
          <w:szCs w:val="22"/>
        </w:rPr>
        <w:t xml:space="preserve">she had </w:t>
      </w:r>
      <w:r w:rsidRPr="009D13F1">
        <w:rPr>
          <w:rFonts w:ascii="Arial" w:hAnsi="Arial" w:cs="Arial"/>
          <w:sz w:val="22"/>
          <w:szCs w:val="22"/>
        </w:rPr>
        <w:t>bilateral ankle arth</w:t>
      </w:r>
      <w:r w:rsidR="005F27F3" w:rsidRPr="009D13F1">
        <w:rPr>
          <w:rFonts w:ascii="Arial" w:hAnsi="Arial" w:cs="Arial"/>
          <w:sz w:val="22"/>
          <w:szCs w:val="22"/>
        </w:rPr>
        <w:t xml:space="preserve">ritis and then she </w:t>
      </w:r>
      <w:proofErr w:type="gramStart"/>
      <w:r w:rsidR="005F27F3" w:rsidRPr="009D13F1">
        <w:rPr>
          <w:rFonts w:ascii="Arial" w:hAnsi="Arial" w:cs="Arial"/>
          <w:sz w:val="22"/>
          <w:szCs w:val="22"/>
        </w:rPr>
        <w:t xml:space="preserve">was mistakenly </w:t>
      </w:r>
      <w:r w:rsidRPr="009D13F1">
        <w:rPr>
          <w:rFonts w:ascii="Arial" w:hAnsi="Arial" w:cs="Arial"/>
          <w:sz w:val="22"/>
          <w:szCs w:val="22"/>
        </w:rPr>
        <w:t>diagnosed</w:t>
      </w:r>
      <w:proofErr w:type="gramEnd"/>
      <w:r w:rsidRPr="009D13F1">
        <w:rPr>
          <w:rFonts w:ascii="Arial" w:hAnsi="Arial" w:cs="Arial"/>
          <w:sz w:val="22"/>
          <w:szCs w:val="22"/>
        </w:rPr>
        <w:t xml:space="preserve"> as </w:t>
      </w:r>
      <w:r w:rsidR="005F27F3" w:rsidRPr="009D13F1">
        <w:rPr>
          <w:rFonts w:ascii="Arial" w:hAnsi="Arial" w:cs="Arial"/>
          <w:sz w:val="22"/>
          <w:szCs w:val="22"/>
        </w:rPr>
        <w:t>ankylosing spondylitis</w:t>
      </w:r>
      <w:r w:rsidR="000A076D">
        <w:rPr>
          <w:rFonts w:ascii="Arial" w:hAnsi="Arial" w:cs="Arial"/>
          <w:sz w:val="22"/>
          <w:szCs w:val="22"/>
        </w:rPr>
        <w:t xml:space="preserve"> (AS)</w:t>
      </w:r>
      <w:r w:rsidR="00857F3D" w:rsidRPr="009D13F1">
        <w:rPr>
          <w:rFonts w:ascii="Arial" w:hAnsi="Arial" w:cs="Arial"/>
          <w:sz w:val="22"/>
          <w:szCs w:val="22"/>
        </w:rPr>
        <w:t xml:space="preserve">. She received </w:t>
      </w:r>
      <w:r w:rsidRPr="009D13F1">
        <w:rPr>
          <w:rFonts w:ascii="Arial" w:hAnsi="Arial" w:cs="Arial"/>
          <w:sz w:val="22"/>
          <w:szCs w:val="22"/>
        </w:rPr>
        <w:t xml:space="preserve">methotrexate, </w:t>
      </w:r>
      <w:r w:rsidR="00857F3D" w:rsidRPr="009D13F1">
        <w:rPr>
          <w:rFonts w:ascii="Arial" w:hAnsi="Arial" w:cs="Arial"/>
          <w:sz w:val="22"/>
          <w:szCs w:val="22"/>
        </w:rPr>
        <w:t>recombinant human tumor necrosis factor-α, hormone, Leflunomide and</w:t>
      </w:r>
      <w:r w:rsidRPr="009D13F1">
        <w:rPr>
          <w:rFonts w:ascii="Arial" w:hAnsi="Arial" w:cs="Arial"/>
          <w:sz w:val="22"/>
          <w:szCs w:val="22"/>
        </w:rPr>
        <w:t xml:space="preserve"> folic acid </w:t>
      </w:r>
      <w:r w:rsidR="00857F3D" w:rsidRPr="009D13F1">
        <w:rPr>
          <w:rFonts w:ascii="Arial" w:hAnsi="Arial" w:cs="Arial"/>
          <w:sz w:val="22"/>
          <w:szCs w:val="22"/>
        </w:rPr>
        <w:t xml:space="preserve">treatment. With one year above treatment, the patients did not receive any better prognosis. When she was 17 years old, </w:t>
      </w:r>
      <w:r w:rsidRPr="009D13F1">
        <w:rPr>
          <w:rFonts w:ascii="Arial" w:hAnsi="Arial" w:cs="Arial"/>
          <w:sz w:val="22"/>
          <w:szCs w:val="22"/>
        </w:rPr>
        <w:t xml:space="preserve">the patient began to have severe swelling and pain in the knee joint, </w:t>
      </w:r>
      <w:r w:rsidRPr="009D13F1">
        <w:rPr>
          <w:rFonts w:ascii="Arial" w:hAnsi="Arial" w:cs="Arial"/>
          <w:sz w:val="22"/>
          <w:szCs w:val="22"/>
        </w:rPr>
        <w:lastRenderedPageBreak/>
        <w:t xml:space="preserve">and the flexion and extension were unfavorable. He was unable to walk. The patient </w:t>
      </w:r>
      <w:r w:rsidR="00857F3D" w:rsidRPr="009D13F1">
        <w:rPr>
          <w:rFonts w:ascii="Arial" w:hAnsi="Arial" w:cs="Arial"/>
          <w:sz w:val="22"/>
          <w:szCs w:val="22"/>
        </w:rPr>
        <w:t>made an appointment in another</w:t>
      </w:r>
      <w:r w:rsidRPr="009D13F1">
        <w:rPr>
          <w:rFonts w:ascii="Arial" w:hAnsi="Arial" w:cs="Arial"/>
          <w:sz w:val="22"/>
          <w:szCs w:val="22"/>
        </w:rPr>
        <w:t xml:space="preserve"> hospital and </w:t>
      </w:r>
      <w:r w:rsidR="00857F3D" w:rsidRPr="009D13F1">
        <w:rPr>
          <w:rFonts w:ascii="Arial" w:hAnsi="Arial" w:cs="Arial"/>
          <w:sz w:val="22"/>
          <w:szCs w:val="22"/>
        </w:rPr>
        <w:t xml:space="preserve">she </w:t>
      </w:r>
      <w:proofErr w:type="gramStart"/>
      <w:r w:rsidR="00857F3D" w:rsidRPr="009D13F1">
        <w:rPr>
          <w:rFonts w:ascii="Arial" w:hAnsi="Arial" w:cs="Arial"/>
          <w:sz w:val="22"/>
          <w:szCs w:val="22"/>
        </w:rPr>
        <w:t>was diagnosed</w:t>
      </w:r>
      <w:proofErr w:type="gramEnd"/>
      <w:r w:rsidR="00857F3D" w:rsidRPr="009D13F1">
        <w:rPr>
          <w:rFonts w:ascii="Arial" w:hAnsi="Arial" w:cs="Arial"/>
          <w:sz w:val="22"/>
          <w:szCs w:val="22"/>
        </w:rPr>
        <w:t xml:space="preserve"> as undifferentiated arthritis. The patients again received </w:t>
      </w:r>
      <w:r w:rsidRPr="009D13F1">
        <w:rPr>
          <w:rFonts w:ascii="Arial" w:hAnsi="Arial" w:cs="Arial"/>
          <w:sz w:val="22"/>
          <w:szCs w:val="22"/>
        </w:rPr>
        <w:t>ant</w:t>
      </w:r>
      <w:r w:rsidR="00857F3D" w:rsidRPr="009D13F1">
        <w:rPr>
          <w:rFonts w:ascii="Arial" w:hAnsi="Arial" w:cs="Arial"/>
          <w:sz w:val="22"/>
          <w:szCs w:val="22"/>
        </w:rPr>
        <w:t>i-inflammatory painkillers and d</w:t>
      </w:r>
      <w:r w:rsidRPr="009D13F1">
        <w:rPr>
          <w:rFonts w:ascii="Arial" w:hAnsi="Arial" w:cs="Arial"/>
          <w:sz w:val="22"/>
          <w:szCs w:val="22"/>
        </w:rPr>
        <w:t>rug treatment such as nutritional joint medic</w:t>
      </w:r>
      <w:r w:rsidR="00857F3D" w:rsidRPr="009D13F1">
        <w:rPr>
          <w:rFonts w:ascii="Arial" w:hAnsi="Arial" w:cs="Arial"/>
          <w:sz w:val="22"/>
          <w:szCs w:val="22"/>
        </w:rPr>
        <w:t xml:space="preserve">ine, the symptoms are relieved, </w:t>
      </w:r>
      <w:proofErr w:type="gramStart"/>
      <w:r w:rsidR="00256F1C" w:rsidRPr="009D13F1">
        <w:rPr>
          <w:rFonts w:ascii="Arial" w:hAnsi="Arial" w:cs="Arial"/>
          <w:sz w:val="22"/>
          <w:szCs w:val="22"/>
        </w:rPr>
        <w:t>however</w:t>
      </w:r>
      <w:proofErr w:type="gramEnd"/>
      <w:r w:rsidR="00857F3D" w:rsidRPr="009D13F1">
        <w:rPr>
          <w:rFonts w:ascii="Arial" w:hAnsi="Arial" w:cs="Arial"/>
          <w:sz w:val="22"/>
          <w:szCs w:val="22"/>
        </w:rPr>
        <w:t xml:space="preserve">, </w:t>
      </w:r>
      <w:r w:rsidRPr="009D13F1">
        <w:rPr>
          <w:rFonts w:ascii="Arial" w:hAnsi="Arial" w:cs="Arial"/>
          <w:sz w:val="22"/>
          <w:szCs w:val="22"/>
        </w:rPr>
        <w:t>t</w:t>
      </w:r>
      <w:r w:rsidR="00857F3D" w:rsidRPr="009D13F1">
        <w:rPr>
          <w:rFonts w:ascii="Arial" w:hAnsi="Arial" w:cs="Arial"/>
          <w:sz w:val="22"/>
          <w:szCs w:val="22"/>
        </w:rPr>
        <w:t>he symptoms recurred afterwards.</w:t>
      </w:r>
      <w:r w:rsidRPr="009D13F1">
        <w:rPr>
          <w:rFonts w:ascii="Arial" w:hAnsi="Arial" w:cs="Arial"/>
          <w:sz w:val="22"/>
          <w:szCs w:val="22"/>
        </w:rPr>
        <w:t xml:space="preserve"> </w:t>
      </w:r>
      <w:r w:rsidR="00857F3D" w:rsidRPr="009D13F1">
        <w:rPr>
          <w:rFonts w:ascii="Arial" w:hAnsi="Arial" w:cs="Arial"/>
          <w:sz w:val="22"/>
          <w:szCs w:val="22"/>
        </w:rPr>
        <w:t xml:space="preserve">In </w:t>
      </w:r>
      <w:r w:rsidR="005B6673" w:rsidRPr="009D13F1">
        <w:rPr>
          <w:rFonts w:ascii="Arial" w:hAnsi="Arial" w:cs="Arial"/>
          <w:sz w:val="22"/>
          <w:szCs w:val="22"/>
        </w:rPr>
        <w:t xml:space="preserve">the December of </w:t>
      </w:r>
      <w:r w:rsidR="00857F3D" w:rsidRPr="009D13F1">
        <w:rPr>
          <w:rFonts w:ascii="Arial" w:hAnsi="Arial" w:cs="Arial"/>
          <w:sz w:val="22"/>
          <w:szCs w:val="22"/>
        </w:rPr>
        <w:t>2017, the patients showed</w:t>
      </w:r>
      <w:r w:rsidRPr="009D13F1">
        <w:rPr>
          <w:rFonts w:ascii="Arial" w:hAnsi="Arial" w:cs="Arial"/>
          <w:sz w:val="22"/>
          <w:szCs w:val="22"/>
        </w:rPr>
        <w:t xml:space="preserve"> symptoms of </w:t>
      </w:r>
      <w:r w:rsidR="00857F3D" w:rsidRPr="009D13F1">
        <w:rPr>
          <w:rFonts w:ascii="Arial" w:hAnsi="Arial" w:cs="Arial"/>
          <w:sz w:val="22"/>
          <w:szCs w:val="22"/>
        </w:rPr>
        <w:t xml:space="preserve">wrists, fingers, ankle swelling in addition to previous symptoms and she enter to our hospital to seek for treatment. </w:t>
      </w:r>
    </w:p>
    <w:p w14:paraId="4C26A629" w14:textId="77777777" w:rsidR="00857F3D" w:rsidRPr="009D13F1" w:rsidRDefault="00857F3D" w:rsidP="009060CA">
      <w:pPr>
        <w:rPr>
          <w:rFonts w:ascii="Arial" w:hAnsi="Arial" w:cs="Arial"/>
          <w:sz w:val="22"/>
          <w:szCs w:val="22"/>
        </w:rPr>
      </w:pPr>
    </w:p>
    <w:p w14:paraId="0306F55C" w14:textId="1E4DEB95" w:rsidR="00F810DB" w:rsidRPr="009D13F1" w:rsidRDefault="009F622C" w:rsidP="009060CA">
      <w:pPr>
        <w:pStyle w:val="Heading3"/>
        <w:spacing w:before="0"/>
        <w:rPr>
          <w:rFonts w:ascii="Arial" w:hAnsi="Arial" w:cs="Arial"/>
          <w:b/>
          <w:color w:val="auto"/>
          <w:sz w:val="22"/>
          <w:szCs w:val="22"/>
        </w:rPr>
      </w:pPr>
      <w:r w:rsidRPr="009D13F1">
        <w:rPr>
          <w:rFonts w:ascii="Arial" w:hAnsi="Arial" w:cs="Arial"/>
          <w:b/>
          <w:color w:val="auto"/>
          <w:sz w:val="22"/>
          <w:szCs w:val="22"/>
        </w:rPr>
        <w:t>1.2</w:t>
      </w:r>
      <w:r w:rsidR="00256F1C" w:rsidRPr="009D13F1">
        <w:rPr>
          <w:rFonts w:ascii="Arial" w:hAnsi="Arial" w:cs="Arial"/>
          <w:b/>
          <w:color w:val="auto"/>
          <w:sz w:val="22"/>
          <w:szCs w:val="22"/>
        </w:rPr>
        <w:t xml:space="preserve"> Pedigree information </w:t>
      </w:r>
    </w:p>
    <w:p w14:paraId="3FDCF2EE" w14:textId="0706B701" w:rsidR="007B7AFE" w:rsidRPr="009D13F1" w:rsidRDefault="007B7AFE" w:rsidP="009060CA">
      <w:pPr>
        <w:rPr>
          <w:rFonts w:ascii="Arial" w:hAnsi="Arial" w:cs="Arial"/>
          <w:sz w:val="22"/>
          <w:szCs w:val="22"/>
        </w:rPr>
      </w:pPr>
      <w:r w:rsidRPr="009D13F1">
        <w:rPr>
          <w:rFonts w:ascii="Arial" w:hAnsi="Arial" w:cs="Arial"/>
          <w:sz w:val="22"/>
          <w:szCs w:val="22"/>
        </w:rPr>
        <w:t xml:space="preserve">We immediately realized it is </w:t>
      </w:r>
      <w:r w:rsidR="00104FCE">
        <w:rPr>
          <w:rFonts w:ascii="Arial" w:hAnsi="Arial" w:cs="Arial"/>
          <w:sz w:val="22"/>
          <w:szCs w:val="22"/>
        </w:rPr>
        <w:t>a heritable genetic disease</w:t>
      </w:r>
      <w:r w:rsidRPr="009D13F1">
        <w:rPr>
          <w:rFonts w:ascii="Arial" w:hAnsi="Arial" w:cs="Arial"/>
          <w:sz w:val="22"/>
          <w:szCs w:val="22"/>
        </w:rPr>
        <w:t xml:space="preserve"> since patient’s family have multiple member showed similar symptoms (grandmother, uncle and mother). </w:t>
      </w:r>
      <w:r w:rsidR="00ED3D80" w:rsidRPr="009D13F1">
        <w:rPr>
          <w:rFonts w:ascii="Arial" w:hAnsi="Arial" w:cs="Arial"/>
          <w:sz w:val="22"/>
          <w:szCs w:val="22"/>
        </w:rPr>
        <w:t xml:space="preserve">The patient's grandmother had bilateral hip pain around 30 years old, </w:t>
      </w:r>
      <w:r w:rsidRPr="009D13F1">
        <w:rPr>
          <w:rFonts w:ascii="Arial" w:hAnsi="Arial" w:cs="Arial"/>
          <w:sz w:val="22"/>
          <w:szCs w:val="22"/>
        </w:rPr>
        <w:t xml:space="preserve">and showed </w:t>
      </w:r>
      <w:r w:rsidR="00ED3D80" w:rsidRPr="009D13F1">
        <w:rPr>
          <w:rFonts w:ascii="Arial" w:hAnsi="Arial" w:cs="Arial"/>
          <w:sz w:val="22"/>
          <w:szCs w:val="22"/>
        </w:rPr>
        <w:t>limited mobility, unable to walk when she was 40 years old</w:t>
      </w:r>
      <w:r w:rsidRPr="009D13F1">
        <w:rPr>
          <w:rFonts w:ascii="Arial" w:hAnsi="Arial" w:cs="Arial"/>
          <w:sz w:val="22"/>
          <w:szCs w:val="22"/>
        </w:rPr>
        <w:t xml:space="preserve"> and </w:t>
      </w:r>
      <w:r w:rsidRPr="00416F62">
        <w:rPr>
          <w:rFonts w:ascii="Arial" w:hAnsi="Arial" w:cs="Arial"/>
          <w:sz w:val="22"/>
          <w:szCs w:val="22"/>
          <w:highlight w:val="yellow"/>
        </w:rPr>
        <w:t xml:space="preserve">died when she </w:t>
      </w:r>
      <w:r w:rsidR="00FF23E2" w:rsidRPr="00416F62">
        <w:rPr>
          <w:rFonts w:ascii="Arial" w:hAnsi="Arial" w:cs="Arial" w:hint="eastAsia"/>
          <w:sz w:val="22"/>
          <w:szCs w:val="22"/>
          <w:highlight w:val="yellow"/>
        </w:rPr>
        <w:t>was 88</w:t>
      </w:r>
      <w:r w:rsidR="00FF23E2">
        <w:rPr>
          <w:rFonts w:ascii="Arial" w:hAnsi="Arial" w:cs="Arial" w:hint="eastAsia"/>
          <w:sz w:val="22"/>
          <w:szCs w:val="22"/>
        </w:rPr>
        <w:t xml:space="preserve"> </w:t>
      </w:r>
      <w:r w:rsidRPr="009D13F1">
        <w:rPr>
          <w:rFonts w:ascii="Arial" w:hAnsi="Arial" w:cs="Arial"/>
          <w:sz w:val="22"/>
          <w:szCs w:val="22"/>
        </w:rPr>
        <w:t xml:space="preserve">years old. The patient's uncle is 63 years old. He showed the symptoms when </w:t>
      </w:r>
      <w:r w:rsidR="00ED3D80" w:rsidRPr="009D13F1">
        <w:rPr>
          <w:rFonts w:ascii="Arial" w:hAnsi="Arial" w:cs="Arial"/>
          <w:sz w:val="22"/>
          <w:szCs w:val="22"/>
        </w:rPr>
        <w:t xml:space="preserve">he </w:t>
      </w:r>
      <w:r w:rsidRPr="009D13F1">
        <w:rPr>
          <w:rFonts w:ascii="Arial" w:hAnsi="Arial" w:cs="Arial"/>
          <w:sz w:val="22"/>
          <w:szCs w:val="22"/>
        </w:rPr>
        <w:t xml:space="preserve">was about </w:t>
      </w:r>
      <w:r w:rsidR="00ED3D80" w:rsidRPr="009D13F1">
        <w:rPr>
          <w:rFonts w:ascii="Arial" w:hAnsi="Arial" w:cs="Arial"/>
          <w:sz w:val="22"/>
          <w:szCs w:val="22"/>
        </w:rPr>
        <w:t xml:space="preserve">50 years old. </w:t>
      </w:r>
      <w:r w:rsidRPr="009D13F1">
        <w:rPr>
          <w:rFonts w:ascii="Arial" w:hAnsi="Arial" w:cs="Arial"/>
          <w:sz w:val="22"/>
          <w:szCs w:val="22"/>
        </w:rPr>
        <w:t>The patient's mother is 54 years old and showed the symptoms at the age of 35 (</w:t>
      </w:r>
      <w:r w:rsidR="00893FAD" w:rsidRPr="009D13F1">
        <w:rPr>
          <w:rFonts w:ascii="Arial" w:hAnsi="Arial" w:cs="Arial"/>
          <w:b/>
          <w:color w:val="244061" w:themeColor="accent1" w:themeShade="80"/>
          <w:sz w:val="22"/>
          <w:szCs w:val="22"/>
        </w:rPr>
        <w:t>Figure 1</w:t>
      </w:r>
      <w:r w:rsidR="00893FAD" w:rsidRPr="009D13F1">
        <w:rPr>
          <w:rFonts w:ascii="Arial" w:hAnsi="Arial" w:cs="Arial"/>
          <w:sz w:val="22"/>
          <w:szCs w:val="22"/>
        </w:rPr>
        <w:t xml:space="preserve"> and </w:t>
      </w:r>
      <w:r w:rsidRPr="009D13F1">
        <w:rPr>
          <w:rFonts w:ascii="Arial" w:hAnsi="Arial" w:cs="Arial"/>
          <w:b/>
          <w:color w:val="244061" w:themeColor="accent1" w:themeShade="80"/>
          <w:sz w:val="22"/>
          <w:szCs w:val="22"/>
        </w:rPr>
        <w:t>Table 1</w:t>
      </w:r>
      <w:r w:rsidRPr="009D13F1">
        <w:rPr>
          <w:rFonts w:ascii="Arial" w:hAnsi="Arial" w:cs="Arial"/>
          <w:sz w:val="22"/>
          <w:szCs w:val="22"/>
        </w:rPr>
        <w:t>)</w:t>
      </w:r>
    </w:p>
    <w:p w14:paraId="29E6038A" w14:textId="77777777" w:rsidR="00322EF8" w:rsidRPr="009D13F1" w:rsidRDefault="00322EF8" w:rsidP="009060CA">
      <w:pPr>
        <w:rPr>
          <w:rFonts w:ascii="Arial" w:hAnsi="Arial" w:cs="Arial"/>
          <w:sz w:val="22"/>
          <w:szCs w:val="22"/>
        </w:rPr>
      </w:pPr>
    </w:p>
    <w:p w14:paraId="0DDE0190" w14:textId="12D8B20C" w:rsidR="00EA5A84" w:rsidRPr="009D13F1" w:rsidRDefault="00F810DB" w:rsidP="009060CA">
      <w:pPr>
        <w:pStyle w:val="Heading3"/>
        <w:spacing w:before="0"/>
        <w:rPr>
          <w:rFonts w:ascii="Arial" w:hAnsi="Arial" w:cs="Arial"/>
          <w:b/>
          <w:color w:val="auto"/>
          <w:sz w:val="22"/>
          <w:szCs w:val="22"/>
        </w:rPr>
      </w:pPr>
      <w:r w:rsidRPr="009D13F1">
        <w:rPr>
          <w:rFonts w:ascii="Arial" w:hAnsi="Arial" w:cs="Arial"/>
          <w:b/>
          <w:color w:val="auto"/>
          <w:sz w:val="22"/>
          <w:szCs w:val="22"/>
        </w:rPr>
        <w:t>1.3</w:t>
      </w:r>
      <w:r w:rsidR="000A076D">
        <w:rPr>
          <w:rFonts w:ascii="Arial" w:hAnsi="Arial" w:cs="Arial"/>
          <w:b/>
          <w:color w:val="auto"/>
          <w:sz w:val="22"/>
          <w:szCs w:val="22"/>
        </w:rPr>
        <w:t xml:space="preserve"> Physical, L</w:t>
      </w:r>
      <w:r w:rsidR="00312B83" w:rsidRPr="009D13F1">
        <w:rPr>
          <w:rFonts w:ascii="Arial" w:hAnsi="Arial" w:cs="Arial"/>
          <w:b/>
          <w:color w:val="auto"/>
          <w:sz w:val="22"/>
          <w:szCs w:val="22"/>
        </w:rPr>
        <w:t xml:space="preserve">aboratory </w:t>
      </w:r>
      <w:r w:rsidR="000A076D">
        <w:rPr>
          <w:rFonts w:ascii="Arial" w:hAnsi="Arial" w:cs="Arial"/>
          <w:b/>
          <w:color w:val="auto"/>
          <w:sz w:val="22"/>
          <w:szCs w:val="22"/>
        </w:rPr>
        <w:t>E</w:t>
      </w:r>
      <w:r w:rsidR="00EA5A84" w:rsidRPr="009D13F1">
        <w:rPr>
          <w:rFonts w:ascii="Arial" w:hAnsi="Arial" w:cs="Arial"/>
          <w:b/>
          <w:color w:val="auto"/>
          <w:sz w:val="22"/>
          <w:szCs w:val="22"/>
        </w:rPr>
        <w:t>xamination</w:t>
      </w:r>
      <w:r w:rsidR="000A076D">
        <w:rPr>
          <w:rFonts w:ascii="Arial" w:hAnsi="Arial" w:cs="Arial"/>
          <w:b/>
          <w:color w:val="auto"/>
          <w:sz w:val="22"/>
          <w:szCs w:val="22"/>
        </w:rPr>
        <w:t xml:space="preserve">, MRI and CT imaging </w:t>
      </w:r>
    </w:p>
    <w:p w14:paraId="66AE451C" w14:textId="5670274F" w:rsidR="00EA5A84" w:rsidRPr="009D13F1" w:rsidRDefault="00312B83" w:rsidP="009060CA">
      <w:pPr>
        <w:rPr>
          <w:rFonts w:ascii="Arial" w:hAnsi="Arial" w:cs="Arial"/>
          <w:sz w:val="22"/>
          <w:szCs w:val="22"/>
        </w:rPr>
      </w:pPr>
      <w:r w:rsidRPr="009D13F1">
        <w:rPr>
          <w:rFonts w:ascii="Arial" w:hAnsi="Arial" w:cs="Arial"/>
          <w:sz w:val="22"/>
          <w:szCs w:val="22"/>
        </w:rPr>
        <w:t xml:space="preserve">We then provided comprehensive examination to the patients (proband). She shows round back symptoms and </w:t>
      </w:r>
      <w:r w:rsidR="00EA5A84" w:rsidRPr="009D13F1">
        <w:rPr>
          <w:rFonts w:ascii="Arial" w:hAnsi="Arial" w:cs="Arial"/>
          <w:sz w:val="22"/>
          <w:szCs w:val="22"/>
        </w:rPr>
        <w:t>the left shou</w:t>
      </w:r>
      <w:r w:rsidRPr="009D13F1">
        <w:rPr>
          <w:rFonts w:ascii="Arial" w:hAnsi="Arial" w:cs="Arial"/>
          <w:sz w:val="22"/>
          <w:szCs w:val="22"/>
        </w:rPr>
        <w:t xml:space="preserve">lder joint is slightly swollen as well as </w:t>
      </w:r>
      <w:r w:rsidR="00EA5A84" w:rsidRPr="009D13F1">
        <w:rPr>
          <w:rFonts w:ascii="Arial" w:hAnsi="Arial" w:cs="Arial"/>
          <w:sz w:val="22"/>
          <w:szCs w:val="22"/>
        </w:rPr>
        <w:t xml:space="preserve">obvious tenderness at the condyle. The lifting and outreach activities are limited. The lower limbs are of equal length, the internal and external rotation activities are limited, the double 4-word experiment (+), the swelling of the knee joints, the local tenderness points, the extreme flexion pain with the ammunition, and the palpation of the sputum and the obvious nodules or clumps. The activity is 0-120°, the inner and outer grinding experiments (+), the lateral stress (-), the lower limb muscle strength V, the bilateral fourth metatarsal short, and the bilateral dorsal artery </w:t>
      </w:r>
      <w:proofErr w:type="gramStart"/>
      <w:r w:rsidR="00EA5A84" w:rsidRPr="009D13F1">
        <w:rPr>
          <w:rFonts w:ascii="Arial" w:hAnsi="Arial" w:cs="Arial"/>
          <w:sz w:val="22"/>
          <w:szCs w:val="22"/>
        </w:rPr>
        <w:t>can be reached</w:t>
      </w:r>
      <w:proofErr w:type="gramEnd"/>
      <w:r w:rsidR="00EA5A84" w:rsidRPr="009D13F1">
        <w:rPr>
          <w:rFonts w:ascii="Arial" w:hAnsi="Arial" w:cs="Arial"/>
          <w:sz w:val="22"/>
          <w:szCs w:val="22"/>
        </w:rPr>
        <w:t>. (</w:t>
      </w:r>
      <w:r w:rsidR="00EA5A84" w:rsidRPr="009D13F1">
        <w:rPr>
          <w:rFonts w:ascii="Arial" w:hAnsi="Arial" w:cs="Arial"/>
          <w:b/>
          <w:color w:val="244061" w:themeColor="accent1" w:themeShade="80"/>
          <w:sz w:val="22"/>
          <w:szCs w:val="22"/>
        </w:rPr>
        <w:t>Figure 2</w:t>
      </w:r>
      <w:r w:rsidR="00CC5EBD" w:rsidRPr="009D13F1">
        <w:rPr>
          <w:rFonts w:ascii="Arial" w:hAnsi="Arial" w:cs="Arial"/>
          <w:b/>
          <w:color w:val="244061" w:themeColor="accent1" w:themeShade="80"/>
          <w:sz w:val="22"/>
          <w:szCs w:val="22"/>
        </w:rPr>
        <w:t>a</w:t>
      </w:r>
      <w:r w:rsidR="00EA5A84" w:rsidRPr="009D13F1">
        <w:rPr>
          <w:rFonts w:ascii="Arial" w:hAnsi="Arial" w:cs="Arial"/>
          <w:sz w:val="22"/>
          <w:szCs w:val="22"/>
        </w:rPr>
        <w:t>)</w:t>
      </w:r>
    </w:p>
    <w:p w14:paraId="66F08D3E" w14:textId="3CA2CF79" w:rsidR="00C61A20" w:rsidRPr="009D13F1" w:rsidRDefault="00312B83" w:rsidP="009060CA">
      <w:pPr>
        <w:rPr>
          <w:rFonts w:ascii="Arial" w:hAnsi="Arial" w:cs="Arial"/>
          <w:sz w:val="22"/>
          <w:szCs w:val="22"/>
        </w:rPr>
      </w:pPr>
      <w:r w:rsidRPr="009D13F1">
        <w:rPr>
          <w:rFonts w:ascii="Arial" w:hAnsi="Arial" w:cs="Arial"/>
          <w:sz w:val="22"/>
          <w:szCs w:val="22"/>
        </w:rPr>
        <w:t>The patients showed normal b</w:t>
      </w:r>
      <w:r w:rsidR="00EA5A84" w:rsidRPr="009D13F1">
        <w:rPr>
          <w:rFonts w:ascii="Arial" w:hAnsi="Arial" w:cs="Arial"/>
          <w:sz w:val="22"/>
          <w:szCs w:val="22"/>
        </w:rPr>
        <w:t>lood routine</w:t>
      </w:r>
      <w:r w:rsidRPr="009D13F1">
        <w:rPr>
          <w:rFonts w:ascii="Arial" w:hAnsi="Arial" w:cs="Arial"/>
          <w:sz w:val="22"/>
          <w:szCs w:val="22"/>
        </w:rPr>
        <w:t xml:space="preserve"> test</w:t>
      </w:r>
      <w:r w:rsidR="00EA5A84" w:rsidRPr="009D13F1">
        <w:rPr>
          <w:rFonts w:ascii="Arial" w:hAnsi="Arial" w:cs="Arial"/>
          <w:sz w:val="22"/>
          <w:szCs w:val="22"/>
        </w:rPr>
        <w:t xml:space="preserve">, </w:t>
      </w:r>
      <w:r w:rsidRPr="009D13F1">
        <w:rPr>
          <w:rFonts w:ascii="Arial" w:hAnsi="Arial" w:cs="Arial"/>
          <w:sz w:val="22"/>
          <w:szCs w:val="22"/>
        </w:rPr>
        <w:t xml:space="preserve">normal </w:t>
      </w:r>
      <w:r w:rsidR="00EA5A84" w:rsidRPr="009D13F1">
        <w:rPr>
          <w:rFonts w:ascii="Arial" w:hAnsi="Arial" w:cs="Arial"/>
          <w:sz w:val="22"/>
          <w:szCs w:val="22"/>
        </w:rPr>
        <w:t xml:space="preserve">C-reactive protein (CRP), </w:t>
      </w:r>
      <w:proofErr w:type="gramStart"/>
      <w:r w:rsidR="00E94C9A" w:rsidRPr="009D13F1">
        <w:rPr>
          <w:rFonts w:ascii="Arial" w:hAnsi="Arial" w:cs="Arial"/>
          <w:sz w:val="22"/>
          <w:szCs w:val="22"/>
        </w:rPr>
        <w:t>normal</w:t>
      </w:r>
      <w:proofErr w:type="gramEnd"/>
      <w:r w:rsidRPr="009D13F1">
        <w:rPr>
          <w:rFonts w:ascii="Arial" w:hAnsi="Arial" w:cs="Arial"/>
          <w:sz w:val="22"/>
          <w:szCs w:val="22"/>
        </w:rPr>
        <w:t xml:space="preserve"> </w:t>
      </w:r>
      <w:r w:rsidR="00EA5A84" w:rsidRPr="009D13F1">
        <w:rPr>
          <w:rFonts w:ascii="Arial" w:hAnsi="Arial" w:cs="Arial"/>
          <w:sz w:val="22"/>
          <w:szCs w:val="22"/>
        </w:rPr>
        <w:t xml:space="preserve">erythrocyte sedimentation rate (ESR), </w:t>
      </w:r>
      <w:r w:rsidRPr="009D13F1">
        <w:rPr>
          <w:rFonts w:ascii="Arial" w:hAnsi="Arial" w:cs="Arial"/>
          <w:sz w:val="22"/>
          <w:szCs w:val="22"/>
        </w:rPr>
        <w:t xml:space="preserve">and normal </w:t>
      </w:r>
      <w:r w:rsidR="00EA5A84" w:rsidRPr="009D13F1">
        <w:rPr>
          <w:rFonts w:ascii="Arial" w:hAnsi="Arial" w:cs="Arial"/>
          <w:sz w:val="22"/>
          <w:szCs w:val="22"/>
        </w:rPr>
        <w:t>liver and kidney functional electrolytes.</w:t>
      </w:r>
      <w:r w:rsidRPr="009D13F1">
        <w:rPr>
          <w:rFonts w:ascii="Arial" w:hAnsi="Arial" w:cs="Arial"/>
          <w:sz w:val="22"/>
          <w:szCs w:val="22"/>
        </w:rPr>
        <w:t xml:space="preserve"> </w:t>
      </w:r>
      <w:proofErr w:type="gramStart"/>
      <w:r w:rsidR="00CC5EBD" w:rsidRPr="009D13F1">
        <w:rPr>
          <w:rFonts w:ascii="Arial" w:hAnsi="Arial" w:cs="Arial"/>
          <w:sz w:val="22"/>
          <w:szCs w:val="22"/>
        </w:rPr>
        <w:t>All the</w:t>
      </w:r>
      <w:proofErr w:type="gramEnd"/>
      <w:r w:rsidR="00CC5EBD" w:rsidRPr="009D13F1">
        <w:rPr>
          <w:rFonts w:ascii="Arial" w:hAnsi="Arial" w:cs="Arial"/>
          <w:sz w:val="22"/>
          <w:szCs w:val="22"/>
        </w:rPr>
        <w:t xml:space="preserve"> autoimmune antibody test </w:t>
      </w:r>
      <w:r w:rsidRPr="009D13F1">
        <w:rPr>
          <w:rFonts w:ascii="Arial" w:hAnsi="Arial" w:cs="Arial"/>
          <w:sz w:val="22"/>
          <w:szCs w:val="22"/>
        </w:rPr>
        <w:t xml:space="preserve">are negative including </w:t>
      </w:r>
      <w:r w:rsidR="00EA5A84" w:rsidRPr="009D13F1">
        <w:rPr>
          <w:rFonts w:ascii="Arial" w:hAnsi="Arial" w:cs="Arial"/>
          <w:sz w:val="22"/>
          <w:szCs w:val="22"/>
        </w:rPr>
        <w:t>IgMRF,</w:t>
      </w:r>
      <w:r w:rsidRPr="009D13F1">
        <w:rPr>
          <w:rFonts w:ascii="Arial" w:hAnsi="Arial" w:cs="Arial"/>
          <w:sz w:val="22"/>
          <w:szCs w:val="22"/>
        </w:rPr>
        <w:t xml:space="preserve"> IgARF, IgGRF</w:t>
      </w:r>
      <w:r w:rsidR="00EA5A84" w:rsidRPr="009D13F1">
        <w:rPr>
          <w:rFonts w:ascii="Arial" w:hAnsi="Arial" w:cs="Arial"/>
          <w:sz w:val="22"/>
          <w:szCs w:val="22"/>
        </w:rPr>
        <w:t xml:space="preserve">. IgG, IgA, IgM, C3, </w:t>
      </w:r>
      <w:r w:rsidR="00E94C9A" w:rsidRPr="009D13F1">
        <w:rPr>
          <w:rFonts w:ascii="Arial" w:hAnsi="Arial" w:cs="Arial"/>
          <w:sz w:val="22"/>
          <w:szCs w:val="22"/>
        </w:rPr>
        <w:t>C4,</w:t>
      </w:r>
      <w:r w:rsidR="00CC5EBD" w:rsidRPr="009D13F1">
        <w:rPr>
          <w:rFonts w:ascii="Arial" w:hAnsi="Arial" w:cs="Arial"/>
          <w:sz w:val="22"/>
          <w:szCs w:val="22"/>
        </w:rPr>
        <w:t xml:space="preserve"> Anti-DNA-ds, </w:t>
      </w:r>
      <w:proofErr w:type="gramStart"/>
      <w:r w:rsidR="00CC5EBD" w:rsidRPr="009D13F1">
        <w:rPr>
          <w:rFonts w:ascii="Arial" w:hAnsi="Arial" w:cs="Arial"/>
          <w:sz w:val="22"/>
          <w:szCs w:val="22"/>
        </w:rPr>
        <w:t>DNA</w:t>
      </w:r>
      <w:proofErr w:type="gramEnd"/>
      <w:r w:rsidR="00CC5EBD" w:rsidRPr="009D13F1">
        <w:rPr>
          <w:rFonts w:ascii="Arial" w:hAnsi="Arial" w:cs="Arial"/>
          <w:sz w:val="22"/>
          <w:szCs w:val="22"/>
        </w:rPr>
        <w:t>-ss</w:t>
      </w:r>
      <w:r w:rsidR="00EA5A84" w:rsidRPr="009D13F1">
        <w:rPr>
          <w:rFonts w:ascii="Arial" w:hAnsi="Arial" w:cs="Arial"/>
          <w:sz w:val="22"/>
          <w:szCs w:val="22"/>
        </w:rPr>
        <w:t xml:space="preserve">. Anti-CCP. </w:t>
      </w:r>
      <w:proofErr w:type="gramStart"/>
      <w:r w:rsidR="00EA5A84" w:rsidRPr="009D13F1">
        <w:rPr>
          <w:rFonts w:ascii="Arial" w:hAnsi="Arial" w:cs="Arial"/>
          <w:sz w:val="22"/>
          <w:szCs w:val="22"/>
        </w:rPr>
        <w:t>HLA-27</w:t>
      </w:r>
      <w:r w:rsidR="00CC5EBD" w:rsidRPr="009D13F1">
        <w:rPr>
          <w:rFonts w:ascii="Arial" w:hAnsi="Arial" w:cs="Arial"/>
          <w:sz w:val="22"/>
          <w:szCs w:val="22"/>
        </w:rPr>
        <w:t>,</w:t>
      </w:r>
      <w:proofErr w:type="gramEnd"/>
      <w:r w:rsidR="00CC5EBD" w:rsidRPr="009D13F1">
        <w:rPr>
          <w:rFonts w:ascii="Arial" w:hAnsi="Arial" w:cs="Arial"/>
          <w:sz w:val="22"/>
          <w:szCs w:val="22"/>
        </w:rPr>
        <w:t xml:space="preserve"> and </w:t>
      </w:r>
      <w:r w:rsidR="00EA5A84" w:rsidRPr="009D13F1">
        <w:rPr>
          <w:rFonts w:ascii="Arial" w:hAnsi="Arial" w:cs="Arial"/>
          <w:sz w:val="22"/>
          <w:szCs w:val="22"/>
        </w:rPr>
        <w:t>ANA.</w:t>
      </w:r>
      <w:r w:rsidR="000A076D">
        <w:rPr>
          <w:rFonts w:ascii="Arial" w:hAnsi="Arial" w:cs="Arial"/>
          <w:sz w:val="22"/>
          <w:szCs w:val="22"/>
        </w:rPr>
        <w:t xml:space="preserve"> </w:t>
      </w:r>
      <w:r w:rsidR="00CC5EBD" w:rsidRPr="009D13F1">
        <w:rPr>
          <w:rFonts w:ascii="Arial" w:hAnsi="Arial" w:cs="Arial"/>
          <w:sz w:val="22"/>
          <w:szCs w:val="22"/>
        </w:rPr>
        <w:t xml:space="preserve">The plain pelvis showed: the bilateral </w:t>
      </w:r>
      <w:r w:rsidR="00836DB1">
        <w:rPr>
          <w:rFonts w:ascii="Arial" w:hAnsi="Arial" w:cs="Arial" w:hint="eastAsia"/>
          <w:sz w:val="22"/>
          <w:szCs w:val="22"/>
        </w:rPr>
        <w:t>sacroiliac</w:t>
      </w:r>
      <w:r w:rsidR="00CC5EBD" w:rsidRPr="009D13F1">
        <w:rPr>
          <w:rFonts w:ascii="Arial" w:hAnsi="Arial" w:cs="Arial"/>
          <w:sz w:val="22"/>
          <w:szCs w:val="22"/>
        </w:rPr>
        <w:t xml:space="preserve"> joints were in place, the joint space was not narrow, </w:t>
      </w:r>
      <w:proofErr w:type="gramStart"/>
      <w:r w:rsidR="00CC5EBD" w:rsidRPr="009D13F1">
        <w:rPr>
          <w:rFonts w:ascii="Arial" w:hAnsi="Arial" w:cs="Arial"/>
          <w:sz w:val="22"/>
          <w:szCs w:val="22"/>
        </w:rPr>
        <w:t>and the</w:t>
      </w:r>
      <w:proofErr w:type="gramEnd"/>
      <w:r w:rsidR="00CC5EBD" w:rsidRPr="009D13F1">
        <w:rPr>
          <w:rFonts w:ascii="Arial" w:hAnsi="Arial" w:cs="Arial"/>
          <w:sz w:val="22"/>
          <w:szCs w:val="22"/>
        </w:rPr>
        <w:t xml:space="preserve"> </w:t>
      </w:r>
      <w:r w:rsidR="00836DB1">
        <w:rPr>
          <w:rFonts w:ascii="Arial" w:hAnsi="Arial" w:cs="Arial" w:hint="eastAsia"/>
          <w:sz w:val="22"/>
          <w:szCs w:val="22"/>
        </w:rPr>
        <w:t>sacroiliac</w:t>
      </w:r>
      <w:r w:rsidR="00CC5EBD" w:rsidRPr="009D13F1">
        <w:rPr>
          <w:rFonts w:ascii="Arial" w:hAnsi="Arial" w:cs="Arial"/>
          <w:sz w:val="22"/>
          <w:szCs w:val="22"/>
        </w:rPr>
        <w:t xml:space="preserve"> joints on both sides were slightly uneven, and the joint bones proliferated. The double acetabulum is shallow, the joints are narrow, the shape of the bilateral femoral heads is invariant, the bilateral hip joints are hyperplasia, and the lower limbs of the hips are nodular free bodies (</w:t>
      </w:r>
      <w:r w:rsidR="00CC5EBD" w:rsidRPr="009D13F1">
        <w:rPr>
          <w:rFonts w:ascii="Arial" w:hAnsi="Arial" w:cs="Arial"/>
          <w:b/>
          <w:color w:val="244061" w:themeColor="accent1" w:themeShade="80"/>
          <w:sz w:val="22"/>
          <w:szCs w:val="22"/>
        </w:rPr>
        <w:t>Figure 2b-2c</w:t>
      </w:r>
      <w:r w:rsidR="00CC5EBD" w:rsidRPr="009D13F1">
        <w:rPr>
          <w:rFonts w:ascii="Arial" w:hAnsi="Arial" w:cs="Arial"/>
          <w:sz w:val="22"/>
          <w:szCs w:val="22"/>
        </w:rPr>
        <w:t>).</w:t>
      </w:r>
      <w:r w:rsidR="000A076D">
        <w:rPr>
          <w:rFonts w:ascii="Arial" w:hAnsi="Arial" w:cs="Arial"/>
          <w:sz w:val="22"/>
          <w:szCs w:val="22"/>
        </w:rPr>
        <w:t xml:space="preserve"> T</w:t>
      </w:r>
      <w:r w:rsidR="00EA5A84" w:rsidRPr="009D13F1">
        <w:rPr>
          <w:rFonts w:ascii="Arial" w:hAnsi="Arial" w:cs="Arial"/>
          <w:sz w:val="22"/>
          <w:szCs w:val="22"/>
        </w:rPr>
        <w:t xml:space="preserve">he </w:t>
      </w:r>
      <w:r w:rsidR="00836DB1">
        <w:rPr>
          <w:rFonts w:ascii="Arial" w:hAnsi="Arial" w:cs="Arial" w:hint="eastAsia"/>
          <w:sz w:val="22"/>
          <w:szCs w:val="22"/>
        </w:rPr>
        <w:t>sacroiliac</w:t>
      </w:r>
      <w:r w:rsidR="00EA5A84" w:rsidRPr="009D13F1">
        <w:rPr>
          <w:rFonts w:ascii="Arial" w:hAnsi="Arial" w:cs="Arial"/>
          <w:sz w:val="22"/>
          <w:szCs w:val="22"/>
        </w:rPr>
        <w:t xml:space="preserve"> joint </w:t>
      </w:r>
      <w:r w:rsidR="00294AE8" w:rsidRPr="009D13F1">
        <w:rPr>
          <w:rFonts w:ascii="Arial" w:hAnsi="Arial" w:cs="Arial"/>
          <w:sz w:val="22"/>
          <w:szCs w:val="22"/>
        </w:rPr>
        <w:t xml:space="preserve">computed tomography (CT) </w:t>
      </w:r>
      <w:r w:rsidR="00EA5A84" w:rsidRPr="009D13F1">
        <w:rPr>
          <w:rFonts w:ascii="Arial" w:hAnsi="Arial" w:cs="Arial"/>
          <w:sz w:val="22"/>
          <w:szCs w:val="22"/>
        </w:rPr>
        <w:t xml:space="preserve">showed that the bilateral </w:t>
      </w:r>
      <w:r w:rsidR="00836DB1">
        <w:rPr>
          <w:rFonts w:ascii="Arial" w:hAnsi="Arial" w:cs="Arial" w:hint="eastAsia"/>
          <w:sz w:val="22"/>
          <w:szCs w:val="22"/>
        </w:rPr>
        <w:t>sacroiliac</w:t>
      </w:r>
      <w:r w:rsidR="00EA5A84" w:rsidRPr="009D13F1">
        <w:rPr>
          <w:rFonts w:ascii="Arial" w:hAnsi="Arial" w:cs="Arial"/>
          <w:sz w:val="22"/>
          <w:szCs w:val="22"/>
        </w:rPr>
        <w:t xml:space="preserve"> joint was in place, the joint edge was slightly hyperplastic, and the joint space was not narrow (</w:t>
      </w:r>
      <w:r w:rsidR="00CC5EBD" w:rsidRPr="009D13F1">
        <w:rPr>
          <w:rFonts w:ascii="Arial" w:hAnsi="Arial" w:cs="Arial"/>
          <w:b/>
          <w:color w:val="244061" w:themeColor="accent1" w:themeShade="80"/>
          <w:sz w:val="22"/>
          <w:szCs w:val="22"/>
        </w:rPr>
        <w:t>Figure 2d</w:t>
      </w:r>
      <w:r w:rsidR="00E94C9A" w:rsidRPr="009D13F1">
        <w:rPr>
          <w:rFonts w:ascii="Arial" w:hAnsi="Arial" w:cs="Arial"/>
          <w:sz w:val="22"/>
          <w:szCs w:val="22"/>
        </w:rPr>
        <w:t xml:space="preserve">). </w:t>
      </w:r>
      <w:r w:rsidR="00836DB1">
        <w:rPr>
          <w:rFonts w:ascii="Arial" w:hAnsi="Arial" w:cs="Arial" w:hint="eastAsia"/>
          <w:sz w:val="22"/>
          <w:szCs w:val="22"/>
        </w:rPr>
        <w:t>Sacroiliac</w:t>
      </w:r>
      <w:r w:rsidR="00E94C9A" w:rsidRPr="009D13F1">
        <w:rPr>
          <w:rFonts w:ascii="Arial" w:hAnsi="Arial" w:cs="Arial"/>
          <w:sz w:val="22"/>
          <w:szCs w:val="22"/>
        </w:rPr>
        <w:t xml:space="preserve"> joint </w:t>
      </w:r>
      <w:r w:rsidR="00294AE8" w:rsidRPr="009D13F1">
        <w:rPr>
          <w:rFonts w:ascii="Arial" w:hAnsi="Arial" w:cs="Arial"/>
          <w:sz w:val="22"/>
          <w:szCs w:val="22"/>
        </w:rPr>
        <w:t>Magnetic resonance imaging (</w:t>
      </w:r>
      <w:r w:rsidR="00E94C9A" w:rsidRPr="009D13F1">
        <w:rPr>
          <w:rFonts w:ascii="Arial" w:hAnsi="Arial" w:cs="Arial"/>
          <w:sz w:val="22"/>
          <w:szCs w:val="22"/>
        </w:rPr>
        <w:t>MRI</w:t>
      </w:r>
      <w:r w:rsidR="00294AE8" w:rsidRPr="009D13F1">
        <w:rPr>
          <w:rFonts w:ascii="Arial" w:hAnsi="Arial" w:cs="Arial"/>
          <w:sz w:val="22"/>
          <w:szCs w:val="22"/>
        </w:rPr>
        <w:t>)</w:t>
      </w:r>
      <w:r w:rsidR="00E94C9A" w:rsidRPr="009D13F1">
        <w:rPr>
          <w:rFonts w:ascii="Arial" w:hAnsi="Arial" w:cs="Arial"/>
          <w:sz w:val="22"/>
          <w:szCs w:val="22"/>
        </w:rPr>
        <w:t xml:space="preserve"> showed that </w:t>
      </w:r>
      <w:r w:rsidR="00EA5A84" w:rsidRPr="009D13F1">
        <w:rPr>
          <w:rFonts w:ascii="Arial" w:hAnsi="Arial" w:cs="Arial"/>
          <w:sz w:val="22"/>
          <w:szCs w:val="22"/>
        </w:rPr>
        <w:t xml:space="preserve">bilateral </w:t>
      </w:r>
      <w:r w:rsidR="00836DB1">
        <w:rPr>
          <w:rFonts w:ascii="Arial" w:hAnsi="Arial" w:cs="Arial" w:hint="eastAsia"/>
          <w:sz w:val="22"/>
          <w:szCs w:val="22"/>
        </w:rPr>
        <w:t>sacroiliac</w:t>
      </w:r>
      <w:r w:rsidR="00EA5A84" w:rsidRPr="009D13F1">
        <w:rPr>
          <w:rFonts w:ascii="Arial" w:hAnsi="Arial" w:cs="Arial"/>
          <w:sz w:val="22"/>
          <w:szCs w:val="22"/>
        </w:rPr>
        <w:t xml:space="preserve"> joints </w:t>
      </w:r>
      <w:r w:rsidR="00E94C9A" w:rsidRPr="009D13F1">
        <w:rPr>
          <w:rFonts w:ascii="Arial" w:hAnsi="Arial" w:cs="Arial"/>
          <w:sz w:val="22"/>
          <w:szCs w:val="22"/>
        </w:rPr>
        <w:t xml:space="preserve">are </w:t>
      </w:r>
      <w:r w:rsidR="00EA5A84" w:rsidRPr="009D13F1">
        <w:rPr>
          <w:rFonts w:ascii="Arial" w:hAnsi="Arial" w:cs="Arial"/>
          <w:sz w:val="22"/>
          <w:szCs w:val="22"/>
        </w:rPr>
        <w:t>in</w:t>
      </w:r>
      <w:r w:rsidR="00E94C9A" w:rsidRPr="009D13F1">
        <w:rPr>
          <w:rFonts w:ascii="Arial" w:hAnsi="Arial" w:cs="Arial"/>
          <w:sz w:val="22"/>
          <w:szCs w:val="22"/>
        </w:rPr>
        <w:t xml:space="preserve"> the correct</w:t>
      </w:r>
      <w:r w:rsidR="00EA5A84" w:rsidRPr="009D13F1">
        <w:rPr>
          <w:rFonts w:ascii="Arial" w:hAnsi="Arial" w:cs="Arial"/>
          <w:sz w:val="22"/>
          <w:szCs w:val="22"/>
        </w:rPr>
        <w:t xml:space="preserve"> place, no stenosis in joint s</w:t>
      </w:r>
      <w:r w:rsidR="00E94C9A" w:rsidRPr="009D13F1">
        <w:rPr>
          <w:rFonts w:ascii="Arial" w:hAnsi="Arial" w:cs="Arial"/>
          <w:sz w:val="22"/>
          <w:szCs w:val="22"/>
        </w:rPr>
        <w:t xml:space="preserve">pace and </w:t>
      </w:r>
      <w:r w:rsidR="00CC5EBD" w:rsidRPr="009D13F1">
        <w:rPr>
          <w:rFonts w:ascii="Arial" w:hAnsi="Arial" w:cs="Arial"/>
          <w:sz w:val="22"/>
          <w:szCs w:val="22"/>
        </w:rPr>
        <w:t>smooth joint surface (</w:t>
      </w:r>
      <w:r w:rsidR="00CC5EBD" w:rsidRPr="009D13F1">
        <w:rPr>
          <w:rFonts w:ascii="Arial" w:hAnsi="Arial" w:cs="Arial"/>
          <w:b/>
          <w:color w:val="244061" w:themeColor="accent1" w:themeShade="80"/>
          <w:sz w:val="22"/>
          <w:szCs w:val="22"/>
        </w:rPr>
        <w:t>Figure 2e</w:t>
      </w:r>
      <w:r w:rsidR="00EA5A84" w:rsidRPr="009D13F1">
        <w:rPr>
          <w:rFonts w:ascii="Arial" w:hAnsi="Arial" w:cs="Arial"/>
          <w:sz w:val="22"/>
          <w:szCs w:val="22"/>
        </w:rPr>
        <w:t>)</w:t>
      </w:r>
      <w:r w:rsidR="000A076D">
        <w:rPr>
          <w:rFonts w:ascii="Arial" w:hAnsi="Arial" w:cs="Arial"/>
          <w:sz w:val="22"/>
          <w:szCs w:val="22"/>
        </w:rPr>
        <w:t xml:space="preserve">. </w:t>
      </w:r>
      <w:r w:rsidR="00EA5A84" w:rsidRPr="009D13F1">
        <w:rPr>
          <w:rFonts w:ascii="Arial" w:hAnsi="Arial" w:cs="Arial"/>
          <w:sz w:val="22"/>
          <w:szCs w:val="22"/>
        </w:rPr>
        <w:t xml:space="preserve">X-ray of both knees: the medial and lateral stenosis of the femoral condyle of the knee joint, the hyperosteogeny of the joint margin, the lip-like change, </w:t>
      </w:r>
      <w:r w:rsidR="00EA5A84" w:rsidRPr="009D13F1">
        <w:rPr>
          <w:rFonts w:ascii="Arial" w:hAnsi="Arial" w:cs="Arial"/>
          <w:sz w:val="22"/>
          <w:szCs w:val="22"/>
        </w:rPr>
        <w:lastRenderedPageBreak/>
        <w:t xml:space="preserve">and multiple nodular-like free bodies in the knee joint capsule. Round or oval high-density nodules, the nodule density is </w:t>
      </w:r>
      <w:proofErr w:type="gramStart"/>
      <w:r w:rsidR="00EA5A84" w:rsidRPr="009D13F1">
        <w:rPr>
          <w:rFonts w:ascii="Arial" w:hAnsi="Arial" w:cs="Arial"/>
          <w:sz w:val="22"/>
          <w:szCs w:val="22"/>
        </w:rPr>
        <w:t>less uniform</w:t>
      </w:r>
      <w:proofErr w:type="gramEnd"/>
      <w:r w:rsidR="00EA5A84" w:rsidRPr="009D13F1">
        <w:rPr>
          <w:rFonts w:ascii="Arial" w:hAnsi="Arial" w:cs="Arial"/>
          <w:sz w:val="22"/>
          <w:szCs w:val="22"/>
        </w:rPr>
        <w:t>, and the central density is lo</w:t>
      </w:r>
      <w:r w:rsidR="0027279E" w:rsidRPr="009D13F1">
        <w:rPr>
          <w:rFonts w:ascii="Arial" w:hAnsi="Arial" w:cs="Arial"/>
          <w:sz w:val="22"/>
          <w:szCs w:val="22"/>
        </w:rPr>
        <w:t>wer than the circumference (</w:t>
      </w:r>
      <w:r w:rsidR="00EA5A84" w:rsidRPr="009D13F1">
        <w:rPr>
          <w:rFonts w:ascii="Arial" w:hAnsi="Arial" w:cs="Arial"/>
          <w:b/>
          <w:color w:val="244061" w:themeColor="accent1" w:themeShade="80"/>
          <w:sz w:val="22"/>
          <w:szCs w:val="22"/>
        </w:rPr>
        <w:t xml:space="preserve">Figure </w:t>
      </w:r>
      <w:r w:rsidR="00836DB1">
        <w:rPr>
          <w:rFonts w:ascii="Arial" w:hAnsi="Arial" w:cs="Arial" w:hint="eastAsia"/>
          <w:b/>
          <w:color w:val="244061" w:themeColor="accent1" w:themeShade="80"/>
          <w:sz w:val="22"/>
          <w:szCs w:val="22"/>
        </w:rPr>
        <w:t>3a-3c</w:t>
      </w:r>
      <w:r w:rsidR="00EA5A84" w:rsidRPr="009D13F1">
        <w:rPr>
          <w:rFonts w:ascii="Arial" w:hAnsi="Arial" w:cs="Arial"/>
          <w:sz w:val="22"/>
          <w:szCs w:val="22"/>
        </w:rPr>
        <w:t xml:space="preserve">). CT of the right knee: the medial and lateral space of the right knee joint </w:t>
      </w:r>
      <w:proofErr w:type="gramStart"/>
      <w:r w:rsidR="00EA5A84" w:rsidRPr="009D13F1">
        <w:rPr>
          <w:rFonts w:ascii="Arial" w:hAnsi="Arial" w:cs="Arial"/>
          <w:sz w:val="22"/>
          <w:szCs w:val="22"/>
        </w:rPr>
        <w:t>is narrowed</w:t>
      </w:r>
      <w:proofErr w:type="gramEnd"/>
      <w:r w:rsidR="00EA5A84" w:rsidRPr="009D13F1">
        <w:rPr>
          <w:rFonts w:ascii="Arial" w:hAnsi="Arial" w:cs="Arial"/>
          <w:sz w:val="22"/>
          <w:szCs w:val="22"/>
        </w:rPr>
        <w:t>, and multiple nodular bone density is seen in the joint capsule, with a</w:t>
      </w:r>
      <w:r w:rsidR="0027279E" w:rsidRPr="009D13F1">
        <w:rPr>
          <w:rFonts w:ascii="Arial" w:hAnsi="Arial" w:cs="Arial"/>
          <w:sz w:val="22"/>
          <w:szCs w:val="22"/>
        </w:rPr>
        <w:t xml:space="preserve"> maximum diameter of 12 mm (</w:t>
      </w:r>
      <w:r w:rsidR="00EA5A84" w:rsidRPr="009D13F1">
        <w:rPr>
          <w:rFonts w:ascii="Arial" w:hAnsi="Arial" w:cs="Arial"/>
          <w:b/>
          <w:color w:val="244061" w:themeColor="accent1" w:themeShade="80"/>
          <w:sz w:val="22"/>
          <w:szCs w:val="22"/>
        </w:rPr>
        <w:t xml:space="preserve">Figure </w:t>
      </w:r>
      <w:r w:rsidR="00836DB1">
        <w:rPr>
          <w:rFonts w:ascii="Arial" w:hAnsi="Arial" w:cs="Arial"/>
          <w:b/>
          <w:color w:val="244061" w:themeColor="accent1" w:themeShade="80"/>
          <w:sz w:val="22"/>
          <w:szCs w:val="22"/>
        </w:rPr>
        <w:t>3</w:t>
      </w:r>
      <w:r w:rsidR="00836DB1">
        <w:rPr>
          <w:rFonts w:ascii="Arial" w:hAnsi="Arial" w:cs="Arial" w:hint="eastAsia"/>
          <w:b/>
          <w:color w:val="244061" w:themeColor="accent1" w:themeShade="80"/>
          <w:sz w:val="22"/>
          <w:szCs w:val="22"/>
        </w:rPr>
        <w:t>e-3f</w:t>
      </w:r>
      <w:r w:rsidR="00EA5A84" w:rsidRPr="009D13F1">
        <w:rPr>
          <w:rFonts w:ascii="Arial" w:hAnsi="Arial" w:cs="Arial"/>
          <w:sz w:val="22"/>
          <w:szCs w:val="22"/>
        </w:rPr>
        <w:t>). Right knee joint MRI: There was no obvious stenosis in the medial and lateral space of the right knee joint. There was no obvious bone marrow edema in the bones. There were multiple granular osteoids on the anterior and posterior margin of the joint. The diameter was about 5-16 mm. The free body was in MRI image. The upper part shows a T1 phase density close to the muscle mass, and the T2 phase low signal density area coincides with the calcification image shown by CT examination (</w:t>
      </w:r>
      <w:r w:rsidR="00EA5A84" w:rsidRPr="006C6D1A">
        <w:rPr>
          <w:rFonts w:ascii="Arial" w:hAnsi="Arial" w:cs="Arial"/>
          <w:b/>
          <w:color w:val="244061" w:themeColor="accent1" w:themeShade="80"/>
          <w:sz w:val="22"/>
          <w:szCs w:val="22"/>
        </w:rPr>
        <w:t xml:space="preserve">Figure </w:t>
      </w:r>
      <w:r w:rsidR="00836DB1">
        <w:rPr>
          <w:rFonts w:ascii="Arial" w:hAnsi="Arial" w:cs="Arial"/>
          <w:b/>
          <w:color w:val="244061" w:themeColor="accent1" w:themeShade="80"/>
          <w:sz w:val="22"/>
          <w:szCs w:val="22"/>
        </w:rPr>
        <w:t>4</w:t>
      </w:r>
      <w:r w:rsidR="00EA5A84" w:rsidRPr="009D13F1">
        <w:rPr>
          <w:rFonts w:ascii="Arial" w:hAnsi="Arial" w:cs="Arial"/>
          <w:sz w:val="22"/>
          <w:szCs w:val="22"/>
        </w:rPr>
        <w:t>).</w:t>
      </w:r>
      <w:r w:rsidR="00C61A20" w:rsidRPr="009D13F1">
        <w:rPr>
          <w:rFonts w:ascii="Arial" w:hAnsi="Arial" w:cs="Arial"/>
          <w:sz w:val="22"/>
          <w:szCs w:val="22"/>
        </w:rPr>
        <w:t xml:space="preserve"> </w:t>
      </w:r>
      <w:r w:rsidR="00254B88" w:rsidRPr="009D13F1">
        <w:rPr>
          <w:rFonts w:ascii="Arial" w:hAnsi="Arial" w:cs="Arial"/>
          <w:sz w:val="22"/>
          <w:szCs w:val="22"/>
        </w:rPr>
        <w:t xml:space="preserve">X-ray image showed multiple plaque-like high-density shadows in the left shoulder area and an oval-shaped free body is visible on the lower edge of the humeral head. Meanwhile, a plurality of granular bony free body shadows </w:t>
      </w:r>
      <w:proofErr w:type="gramStart"/>
      <w:r w:rsidR="00254B88" w:rsidRPr="009D13F1">
        <w:rPr>
          <w:rFonts w:ascii="Arial" w:hAnsi="Arial" w:cs="Arial"/>
          <w:sz w:val="22"/>
          <w:szCs w:val="22"/>
        </w:rPr>
        <w:t>were seen</w:t>
      </w:r>
      <w:proofErr w:type="gramEnd"/>
      <w:r w:rsidR="00254B88" w:rsidRPr="009D13F1">
        <w:rPr>
          <w:rFonts w:ascii="Arial" w:hAnsi="Arial" w:cs="Arial"/>
          <w:sz w:val="22"/>
          <w:szCs w:val="22"/>
        </w:rPr>
        <w:t xml:space="preserve"> in the shoulder area and under the condyle (</w:t>
      </w:r>
      <w:r w:rsidR="00254B88" w:rsidRPr="009D13F1">
        <w:rPr>
          <w:rFonts w:ascii="Arial" w:hAnsi="Arial" w:cs="Arial"/>
          <w:b/>
          <w:color w:val="244061" w:themeColor="accent1" w:themeShade="80"/>
          <w:sz w:val="22"/>
          <w:szCs w:val="22"/>
        </w:rPr>
        <w:t xml:space="preserve">Figure </w:t>
      </w:r>
      <w:r w:rsidR="002670BB" w:rsidRPr="009D13F1">
        <w:rPr>
          <w:rFonts w:ascii="Arial" w:hAnsi="Arial" w:cs="Arial"/>
          <w:b/>
          <w:color w:val="244061" w:themeColor="accent1" w:themeShade="80"/>
          <w:sz w:val="22"/>
          <w:szCs w:val="22"/>
        </w:rPr>
        <w:t>5</w:t>
      </w:r>
      <w:r w:rsidR="00254B88" w:rsidRPr="009D13F1">
        <w:rPr>
          <w:rFonts w:ascii="Arial" w:hAnsi="Arial" w:cs="Arial"/>
          <w:sz w:val="22"/>
          <w:szCs w:val="22"/>
        </w:rPr>
        <w:t>).</w:t>
      </w:r>
    </w:p>
    <w:p w14:paraId="67C8C785" w14:textId="77777777" w:rsidR="00C61A20" w:rsidRPr="009D13F1" w:rsidRDefault="00C61A20" w:rsidP="009060CA">
      <w:pPr>
        <w:rPr>
          <w:rFonts w:ascii="Arial" w:hAnsi="Arial" w:cs="Arial"/>
          <w:sz w:val="22"/>
          <w:szCs w:val="22"/>
        </w:rPr>
      </w:pPr>
    </w:p>
    <w:p w14:paraId="6D725D94" w14:textId="796A29A1" w:rsidR="003B33D0" w:rsidRPr="009D13F1" w:rsidRDefault="00BE78B7" w:rsidP="009060CA">
      <w:pPr>
        <w:pStyle w:val="Heading3"/>
        <w:spacing w:before="0"/>
        <w:rPr>
          <w:rFonts w:ascii="Arial" w:hAnsi="Arial" w:cs="Arial"/>
          <w:b/>
          <w:color w:val="auto"/>
          <w:sz w:val="22"/>
          <w:szCs w:val="22"/>
        </w:rPr>
      </w:pPr>
      <w:r w:rsidRPr="009D13F1">
        <w:rPr>
          <w:rFonts w:ascii="Arial" w:hAnsi="Arial" w:cs="Arial"/>
          <w:b/>
          <w:color w:val="auto"/>
          <w:sz w:val="22"/>
          <w:szCs w:val="22"/>
        </w:rPr>
        <w:t>1.6</w:t>
      </w:r>
      <w:r w:rsidR="002670BB" w:rsidRPr="009D13F1">
        <w:rPr>
          <w:rFonts w:ascii="Arial" w:hAnsi="Arial" w:cs="Arial"/>
          <w:b/>
          <w:color w:val="auto"/>
          <w:sz w:val="22"/>
          <w:szCs w:val="22"/>
        </w:rPr>
        <w:t xml:space="preserve"> Surgery treatment</w:t>
      </w:r>
      <w:r w:rsidR="003F1D07" w:rsidRPr="009D13F1">
        <w:rPr>
          <w:rFonts w:ascii="Arial" w:hAnsi="Arial" w:cs="Arial"/>
          <w:b/>
          <w:color w:val="auto"/>
          <w:sz w:val="22"/>
          <w:szCs w:val="22"/>
        </w:rPr>
        <w:t xml:space="preserve"> to remove free bodies fr</w:t>
      </w:r>
      <w:bookmarkStart w:id="0" w:name="_GoBack"/>
      <w:bookmarkEnd w:id="0"/>
      <w:r w:rsidR="003F1D07" w:rsidRPr="009D13F1">
        <w:rPr>
          <w:rFonts w:ascii="Arial" w:hAnsi="Arial" w:cs="Arial"/>
          <w:b/>
          <w:color w:val="auto"/>
          <w:sz w:val="22"/>
          <w:szCs w:val="22"/>
        </w:rPr>
        <w:t xml:space="preserve">om joint cavity. </w:t>
      </w:r>
    </w:p>
    <w:p w14:paraId="06F96D12" w14:textId="3E75695C" w:rsidR="00EA5A84" w:rsidRPr="009D13F1" w:rsidRDefault="002670BB" w:rsidP="009060CA">
      <w:pPr>
        <w:rPr>
          <w:rFonts w:ascii="Arial" w:hAnsi="Arial" w:cs="Arial"/>
          <w:sz w:val="22"/>
          <w:szCs w:val="22"/>
        </w:rPr>
      </w:pPr>
      <w:r w:rsidRPr="009D13F1">
        <w:rPr>
          <w:rFonts w:ascii="Arial" w:hAnsi="Arial" w:cs="Arial"/>
          <w:sz w:val="22"/>
          <w:szCs w:val="22"/>
        </w:rPr>
        <w:t>We provided an arthroscopic s</w:t>
      </w:r>
      <w:r w:rsidR="00EA5A84" w:rsidRPr="009D13F1">
        <w:rPr>
          <w:rFonts w:ascii="Arial" w:hAnsi="Arial" w:cs="Arial"/>
          <w:sz w:val="22"/>
          <w:szCs w:val="22"/>
        </w:rPr>
        <w:t>urgical treatment</w:t>
      </w:r>
      <w:r w:rsidRPr="009D13F1">
        <w:rPr>
          <w:rFonts w:ascii="Arial" w:hAnsi="Arial" w:cs="Arial"/>
          <w:sz w:val="22"/>
          <w:szCs w:val="22"/>
        </w:rPr>
        <w:t xml:space="preserve"> to remove the free bodies in left shoulder and knee. </w:t>
      </w:r>
      <w:r w:rsidR="00EA5A84" w:rsidRPr="009D13F1">
        <w:rPr>
          <w:rFonts w:ascii="Arial" w:hAnsi="Arial" w:cs="Arial"/>
          <w:sz w:val="22"/>
          <w:szCs w:val="22"/>
        </w:rPr>
        <w:t xml:space="preserve">Under the microscope, </w:t>
      </w:r>
      <w:r w:rsidRPr="009D13F1">
        <w:rPr>
          <w:rFonts w:ascii="Arial" w:hAnsi="Arial" w:cs="Arial"/>
          <w:sz w:val="22"/>
          <w:szCs w:val="22"/>
        </w:rPr>
        <w:t xml:space="preserve">we found </w:t>
      </w:r>
      <w:r w:rsidR="00EA5A84" w:rsidRPr="009D13F1">
        <w:rPr>
          <w:rFonts w:ascii="Arial" w:hAnsi="Arial" w:cs="Arial"/>
          <w:sz w:val="22"/>
          <w:szCs w:val="22"/>
        </w:rPr>
        <w:t xml:space="preserve">the synovial tissue </w:t>
      </w:r>
      <w:r w:rsidRPr="009D13F1">
        <w:rPr>
          <w:rFonts w:ascii="Arial" w:hAnsi="Arial" w:cs="Arial"/>
          <w:sz w:val="22"/>
          <w:szCs w:val="22"/>
        </w:rPr>
        <w:t>is hyperplasia and full of different white free bodies</w:t>
      </w:r>
      <w:r w:rsidR="00EA5A84" w:rsidRPr="009D13F1">
        <w:rPr>
          <w:rFonts w:ascii="Arial" w:hAnsi="Arial" w:cs="Arial"/>
          <w:sz w:val="22"/>
          <w:szCs w:val="22"/>
        </w:rPr>
        <w:t xml:space="preserve"> </w:t>
      </w:r>
      <w:r w:rsidRPr="009D13F1">
        <w:rPr>
          <w:rFonts w:ascii="Arial" w:hAnsi="Arial" w:cs="Arial"/>
          <w:sz w:val="22"/>
          <w:szCs w:val="22"/>
        </w:rPr>
        <w:t>in the joint cavity.</w:t>
      </w:r>
      <w:r w:rsidR="00EA5A84" w:rsidRPr="009D13F1">
        <w:rPr>
          <w:rFonts w:ascii="Arial" w:hAnsi="Arial" w:cs="Arial"/>
          <w:sz w:val="22"/>
          <w:szCs w:val="22"/>
        </w:rPr>
        <w:t xml:space="preserve"> </w:t>
      </w:r>
      <w:r w:rsidRPr="009D13F1">
        <w:rPr>
          <w:rFonts w:ascii="Arial" w:hAnsi="Arial" w:cs="Arial"/>
          <w:sz w:val="22"/>
          <w:szCs w:val="22"/>
        </w:rPr>
        <w:t>S</w:t>
      </w:r>
      <w:r w:rsidR="00EA5A84" w:rsidRPr="009D13F1">
        <w:rPr>
          <w:rFonts w:ascii="Arial" w:hAnsi="Arial" w:cs="Arial"/>
          <w:sz w:val="22"/>
          <w:szCs w:val="22"/>
        </w:rPr>
        <w:t xml:space="preserve">ome of the free bodies are completely </w:t>
      </w:r>
      <w:r w:rsidRPr="009D13F1">
        <w:rPr>
          <w:rFonts w:ascii="Arial" w:hAnsi="Arial" w:cs="Arial"/>
          <w:sz w:val="22"/>
          <w:szCs w:val="22"/>
        </w:rPr>
        <w:t xml:space="preserve">located </w:t>
      </w:r>
      <w:r w:rsidR="00EA5A84" w:rsidRPr="009D13F1">
        <w:rPr>
          <w:rFonts w:ascii="Arial" w:hAnsi="Arial" w:cs="Arial"/>
          <w:sz w:val="22"/>
          <w:szCs w:val="22"/>
        </w:rPr>
        <w:t xml:space="preserve">in </w:t>
      </w:r>
      <w:r w:rsidRPr="009D13F1">
        <w:rPr>
          <w:rFonts w:ascii="Arial" w:hAnsi="Arial" w:cs="Arial"/>
          <w:sz w:val="22"/>
          <w:szCs w:val="22"/>
        </w:rPr>
        <w:t>the joint cavity while others</w:t>
      </w:r>
      <w:r w:rsidR="00EA5A84" w:rsidRPr="009D13F1">
        <w:rPr>
          <w:rFonts w:ascii="Arial" w:hAnsi="Arial" w:cs="Arial"/>
          <w:sz w:val="22"/>
          <w:szCs w:val="22"/>
        </w:rPr>
        <w:t xml:space="preserve"> are present in the superficial layer of the proliferating synovial tissue</w:t>
      </w:r>
      <w:r w:rsidRPr="009D13F1">
        <w:rPr>
          <w:rFonts w:ascii="Arial" w:hAnsi="Arial" w:cs="Arial"/>
          <w:sz w:val="22"/>
          <w:szCs w:val="22"/>
        </w:rPr>
        <w:t xml:space="preserve"> connected with</w:t>
      </w:r>
      <w:r w:rsidR="00EA5A84" w:rsidRPr="009D13F1">
        <w:rPr>
          <w:rFonts w:ascii="Arial" w:hAnsi="Arial" w:cs="Arial"/>
          <w:sz w:val="22"/>
          <w:szCs w:val="22"/>
        </w:rPr>
        <w:t xml:space="preserve"> pedicles. (</w:t>
      </w:r>
      <w:r w:rsidR="00126FAF">
        <w:rPr>
          <w:rFonts w:ascii="Arial" w:hAnsi="Arial" w:cs="Arial"/>
          <w:b/>
          <w:color w:val="244061" w:themeColor="accent1" w:themeShade="80"/>
          <w:sz w:val="22"/>
          <w:szCs w:val="22"/>
        </w:rPr>
        <w:t>Figure 6</w:t>
      </w:r>
      <w:r w:rsidR="00EA5A84" w:rsidRPr="009D13F1">
        <w:rPr>
          <w:rFonts w:ascii="Arial" w:hAnsi="Arial" w:cs="Arial"/>
          <w:sz w:val="22"/>
          <w:szCs w:val="22"/>
        </w:rPr>
        <w:t>)</w:t>
      </w:r>
    </w:p>
    <w:p w14:paraId="1E7800D1" w14:textId="77777777" w:rsidR="002670BB" w:rsidRPr="009D13F1" w:rsidRDefault="002670BB" w:rsidP="009060CA">
      <w:pPr>
        <w:rPr>
          <w:rFonts w:ascii="Arial" w:hAnsi="Arial" w:cs="Arial"/>
          <w:sz w:val="22"/>
          <w:szCs w:val="22"/>
        </w:rPr>
      </w:pPr>
    </w:p>
    <w:p w14:paraId="7A14CB24" w14:textId="1C37176A" w:rsidR="002A143F" w:rsidRPr="009D13F1" w:rsidRDefault="00A703F0" w:rsidP="009060CA">
      <w:pPr>
        <w:pStyle w:val="Heading3"/>
        <w:spacing w:before="0"/>
        <w:rPr>
          <w:rFonts w:ascii="Arial" w:hAnsi="Arial" w:cs="Arial"/>
          <w:sz w:val="22"/>
          <w:szCs w:val="22"/>
        </w:rPr>
      </w:pPr>
      <w:r w:rsidRPr="009D13F1">
        <w:rPr>
          <w:rFonts w:ascii="Arial" w:hAnsi="Arial" w:cs="Arial"/>
          <w:b/>
          <w:color w:val="auto"/>
          <w:sz w:val="22"/>
          <w:szCs w:val="22"/>
        </w:rPr>
        <w:t xml:space="preserve">1.7 </w:t>
      </w:r>
      <w:r w:rsidR="002670BB" w:rsidRPr="009D13F1">
        <w:rPr>
          <w:rFonts w:ascii="Arial" w:hAnsi="Arial" w:cs="Arial"/>
          <w:b/>
          <w:color w:val="auto"/>
          <w:sz w:val="22"/>
          <w:szCs w:val="22"/>
        </w:rPr>
        <w:t xml:space="preserve">Hematoxylin and Eosin (H&amp;E) </w:t>
      </w:r>
      <w:r w:rsidR="00104FCE" w:rsidRPr="009D13F1">
        <w:rPr>
          <w:rFonts w:ascii="Arial" w:hAnsi="Arial" w:cs="Arial"/>
          <w:b/>
          <w:color w:val="auto"/>
          <w:sz w:val="22"/>
          <w:szCs w:val="22"/>
        </w:rPr>
        <w:t>staining</w:t>
      </w:r>
      <w:r w:rsidR="003F1D07" w:rsidRPr="009D13F1">
        <w:rPr>
          <w:rFonts w:ascii="Arial" w:hAnsi="Arial" w:cs="Arial"/>
          <w:b/>
          <w:color w:val="auto"/>
          <w:sz w:val="22"/>
          <w:szCs w:val="22"/>
        </w:rPr>
        <w:t xml:space="preserve"> to </w:t>
      </w:r>
      <w:r w:rsidR="00C6766F" w:rsidRPr="009D13F1">
        <w:rPr>
          <w:rFonts w:ascii="Arial" w:hAnsi="Arial" w:cs="Arial"/>
          <w:b/>
          <w:color w:val="auto"/>
          <w:sz w:val="22"/>
          <w:szCs w:val="22"/>
        </w:rPr>
        <w:t>identify tissue types for free bodies</w:t>
      </w:r>
    </w:p>
    <w:p w14:paraId="35D9B26B" w14:textId="78D8566E" w:rsidR="00EA5A84" w:rsidRPr="009D13F1" w:rsidRDefault="002670BB" w:rsidP="009060CA">
      <w:pPr>
        <w:rPr>
          <w:rFonts w:ascii="Arial" w:hAnsi="Arial" w:cs="Arial"/>
          <w:sz w:val="22"/>
          <w:szCs w:val="22"/>
        </w:rPr>
      </w:pPr>
      <w:r w:rsidRPr="009D13F1">
        <w:rPr>
          <w:rFonts w:ascii="Arial" w:hAnsi="Arial" w:cs="Arial"/>
          <w:sz w:val="22"/>
          <w:szCs w:val="22"/>
        </w:rPr>
        <w:t xml:space="preserve">We conducted Hematoxylin and Eosin (H&amp;E) Staining to selected representative free bodies. We found </w:t>
      </w:r>
      <w:r w:rsidR="00EA5A84" w:rsidRPr="009D13F1">
        <w:rPr>
          <w:rFonts w:ascii="Arial" w:hAnsi="Arial" w:cs="Arial"/>
          <w:sz w:val="22"/>
          <w:szCs w:val="22"/>
        </w:rPr>
        <w:t>the outermost layer of the free body is the fibrous membrane formed by</w:t>
      </w:r>
      <w:r w:rsidRPr="009D13F1">
        <w:rPr>
          <w:rFonts w:ascii="Arial" w:hAnsi="Arial" w:cs="Arial"/>
          <w:sz w:val="22"/>
          <w:szCs w:val="22"/>
        </w:rPr>
        <w:t xml:space="preserve"> the fibrous connective tissue while </w:t>
      </w:r>
      <w:r w:rsidR="00EA5A84" w:rsidRPr="009D13F1">
        <w:rPr>
          <w:rFonts w:ascii="Arial" w:hAnsi="Arial" w:cs="Arial"/>
          <w:sz w:val="22"/>
          <w:szCs w:val="22"/>
        </w:rPr>
        <w:t>the middle is the chondrocyte, and the innermost layer is the mature trabecular bone [4,</w:t>
      </w:r>
      <w:r w:rsidR="00322EF8" w:rsidRPr="009D13F1">
        <w:rPr>
          <w:rFonts w:ascii="Arial" w:hAnsi="Arial" w:cs="Arial"/>
          <w:sz w:val="22"/>
          <w:szCs w:val="22"/>
        </w:rPr>
        <w:t xml:space="preserve"> </w:t>
      </w:r>
      <w:r w:rsidR="00EA5A84" w:rsidRPr="009D13F1">
        <w:rPr>
          <w:rFonts w:ascii="Arial" w:hAnsi="Arial" w:cs="Arial"/>
          <w:sz w:val="22"/>
          <w:szCs w:val="22"/>
        </w:rPr>
        <w:t>12]. (</w:t>
      </w:r>
      <w:r w:rsidRPr="009D13F1">
        <w:rPr>
          <w:rFonts w:ascii="Arial" w:hAnsi="Arial" w:cs="Arial"/>
          <w:b/>
          <w:color w:val="244061" w:themeColor="accent1" w:themeShade="80"/>
          <w:sz w:val="22"/>
          <w:szCs w:val="22"/>
        </w:rPr>
        <w:t xml:space="preserve">Figure </w:t>
      </w:r>
      <w:r w:rsidR="00126FAF">
        <w:rPr>
          <w:rFonts w:ascii="Arial" w:hAnsi="Arial" w:cs="Arial"/>
          <w:b/>
          <w:color w:val="244061" w:themeColor="accent1" w:themeShade="80"/>
          <w:sz w:val="22"/>
          <w:szCs w:val="22"/>
        </w:rPr>
        <w:t>7</w:t>
      </w:r>
      <w:r w:rsidR="00EA5A84" w:rsidRPr="009D13F1">
        <w:rPr>
          <w:rFonts w:ascii="Arial" w:hAnsi="Arial" w:cs="Arial"/>
          <w:sz w:val="22"/>
          <w:szCs w:val="22"/>
        </w:rPr>
        <w:t>)</w:t>
      </w:r>
    </w:p>
    <w:p w14:paraId="302410CC" w14:textId="62A033C6" w:rsidR="00941D86" w:rsidRPr="009D13F1" w:rsidDel="00315B5A" w:rsidRDefault="00941D86" w:rsidP="009060CA">
      <w:pPr>
        <w:rPr>
          <w:del w:id="1" w:author="Guo, Shicheng" w:date="2019-09-26T21:02:00Z"/>
          <w:rFonts w:ascii="Arial" w:hAnsi="Arial" w:cs="Arial"/>
          <w:sz w:val="22"/>
          <w:szCs w:val="22"/>
        </w:rPr>
      </w:pPr>
    </w:p>
    <w:p w14:paraId="52A0CACD" w14:textId="6E6152B7" w:rsidR="002A143F" w:rsidRPr="009D13F1" w:rsidRDefault="00322EF8" w:rsidP="009060CA">
      <w:pPr>
        <w:pStyle w:val="Heading3"/>
        <w:spacing w:before="0"/>
        <w:rPr>
          <w:rFonts w:ascii="Arial" w:hAnsi="Arial" w:cs="Arial"/>
          <w:b/>
          <w:color w:val="auto"/>
          <w:sz w:val="22"/>
          <w:szCs w:val="22"/>
        </w:rPr>
      </w:pPr>
      <w:r w:rsidRPr="009D13F1">
        <w:rPr>
          <w:rFonts w:ascii="Arial" w:hAnsi="Arial" w:cs="Arial"/>
          <w:b/>
          <w:color w:val="auto"/>
          <w:sz w:val="22"/>
          <w:szCs w:val="22"/>
        </w:rPr>
        <w:t>1.8 Identification of pathogenic gene for Czech dysplasia pedigree with whole-exome sequencing</w:t>
      </w:r>
    </w:p>
    <w:p w14:paraId="0DA22F03" w14:textId="1C97738F" w:rsidR="00FF4C48" w:rsidRPr="009D13F1" w:rsidDel="00970351" w:rsidRDefault="00FF4C48" w:rsidP="009060CA">
      <w:pPr>
        <w:rPr>
          <w:del w:id="2" w:author="Guo, Shicheng" w:date="2019-09-27T09:57:00Z"/>
          <w:rFonts w:ascii="Arial" w:hAnsi="Arial" w:cs="Arial"/>
          <w:sz w:val="22"/>
          <w:szCs w:val="22"/>
        </w:rPr>
      </w:pPr>
    </w:p>
    <w:p w14:paraId="696E4FAE" w14:textId="27247AF8" w:rsidR="00CD064C" w:rsidRDefault="003A5DFA" w:rsidP="009060CA">
      <w:pPr>
        <w:widowControl/>
        <w:jc w:val="left"/>
        <w:rPr>
          <w:ins w:id="3" w:author="Guo, Shicheng" w:date="2019-09-26T20:59:00Z"/>
          <w:rFonts w:ascii="Arial" w:hAnsi="Arial" w:cs="Arial"/>
          <w:color w:val="202020"/>
          <w:sz w:val="22"/>
          <w:szCs w:val="22"/>
          <w:shd w:val="clear" w:color="auto" w:fill="FFFFFF"/>
        </w:rPr>
      </w:pPr>
      <w:r w:rsidRPr="009D13F1">
        <w:rPr>
          <w:rFonts w:ascii="Arial" w:hAnsi="Arial" w:cs="Arial"/>
          <w:sz w:val="22"/>
          <w:szCs w:val="22"/>
        </w:rPr>
        <w:t xml:space="preserve">In order to identify pathogenic gene for </w:t>
      </w:r>
      <w:r w:rsidRPr="009D13F1">
        <w:rPr>
          <w:rFonts w:ascii="Arial" w:hAnsi="Arial" w:cs="Arial"/>
          <w:color w:val="202020"/>
          <w:sz w:val="22"/>
          <w:szCs w:val="22"/>
          <w:shd w:val="clear" w:color="auto" w:fill="FFFFFF"/>
        </w:rPr>
        <w:t xml:space="preserve">Czech dysplasia pedigree, we applied whole-exome sequencing to </w:t>
      </w:r>
      <w:proofErr w:type="gramStart"/>
      <w:r w:rsidRPr="009D13F1">
        <w:rPr>
          <w:rFonts w:ascii="Arial" w:hAnsi="Arial" w:cs="Arial"/>
          <w:color w:val="202020"/>
          <w:sz w:val="22"/>
          <w:szCs w:val="22"/>
          <w:shd w:val="clear" w:color="auto" w:fill="FFFFFF"/>
        </w:rPr>
        <w:t>6</w:t>
      </w:r>
      <w:proofErr w:type="gramEnd"/>
      <w:r w:rsidRPr="009D13F1">
        <w:rPr>
          <w:rFonts w:ascii="Arial" w:hAnsi="Arial" w:cs="Arial"/>
          <w:color w:val="202020"/>
          <w:sz w:val="22"/>
          <w:szCs w:val="22"/>
          <w:shd w:val="clear" w:color="auto" w:fill="FFFFFF"/>
        </w:rPr>
        <w:t xml:space="preserve"> members in the pedigree including three cases (</w:t>
      </w:r>
      <w:r w:rsidRPr="009D13F1">
        <w:rPr>
          <w:rFonts w:ascii="Arial" w:hAnsi="Arial" w:cs="Arial"/>
          <w:sz w:val="22"/>
          <w:szCs w:val="22"/>
        </w:rPr>
        <w:t>II2</w:t>
      </w:r>
      <w:r w:rsidRPr="009D13F1">
        <w:rPr>
          <w:rFonts w:ascii="Arial" w:hAnsi="Arial" w:cs="Arial"/>
          <w:sz w:val="22"/>
          <w:szCs w:val="22"/>
        </w:rPr>
        <w:t>、</w:t>
      </w:r>
      <w:r w:rsidRPr="009D13F1">
        <w:rPr>
          <w:rFonts w:ascii="Arial" w:hAnsi="Arial" w:cs="Arial"/>
          <w:sz w:val="22"/>
          <w:szCs w:val="22"/>
        </w:rPr>
        <w:t>II5</w:t>
      </w:r>
      <w:r w:rsidRPr="009D13F1">
        <w:rPr>
          <w:rFonts w:ascii="Arial" w:hAnsi="Arial" w:cs="Arial"/>
          <w:sz w:val="22"/>
          <w:szCs w:val="22"/>
        </w:rPr>
        <w:t>、</w:t>
      </w:r>
      <w:r w:rsidRPr="009D13F1">
        <w:rPr>
          <w:rFonts w:ascii="Arial" w:hAnsi="Arial" w:cs="Arial"/>
          <w:sz w:val="22"/>
          <w:szCs w:val="22"/>
        </w:rPr>
        <w:t>III3</w:t>
      </w:r>
      <w:r w:rsidRPr="009D13F1">
        <w:rPr>
          <w:rFonts w:ascii="Arial" w:hAnsi="Arial" w:cs="Arial"/>
          <w:color w:val="202020"/>
          <w:sz w:val="22"/>
          <w:szCs w:val="22"/>
          <w:shd w:val="clear" w:color="auto" w:fill="FFFFFF"/>
        </w:rPr>
        <w:t>) and 3 controls (</w:t>
      </w:r>
      <w:r w:rsidRPr="009D13F1">
        <w:rPr>
          <w:rFonts w:ascii="Arial" w:hAnsi="Arial" w:cs="Arial"/>
          <w:sz w:val="22"/>
          <w:szCs w:val="22"/>
        </w:rPr>
        <w:t>II6</w:t>
      </w:r>
      <w:r w:rsidRPr="009D13F1">
        <w:rPr>
          <w:rFonts w:ascii="Arial" w:hAnsi="Arial" w:cs="Arial"/>
          <w:sz w:val="22"/>
          <w:szCs w:val="22"/>
        </w:rPr>
        <w:t>、</w:t>
      </w:r>
      <w:r w:rsidRPr="009D13F1">
        <w:rPr>
          <w:rFonts w:ascii="Arial" w:hAnsi="Arial" w:cs="Arial"/>
          <w:sz w:val="22"/>
          <w:szCs w:val="22"/>
        </w:rPr>
        <w:t>III1</w:t>
      </w:r>
      <w:r w:rsidRPr="009D13F1">
        <w:rPr>
          <w:rFonts w:ascii="Arial" w:hAnsi="Arial" w:cs="Arial"/>
          <w:sz w:val="22"/>
          <w:szCs w:val="22"/>
        </w:rPr>
        <w:t>、</w:t>
      </w:r>
      <w:r w:rsidRPr="009D13F1">
        <w:rPr>
          <w:rFonts w:ascii="Arial" w:hAnsi="Arial" w:cs="Arial"/>
          <w:sz w:val="22"/>
          <w:szCs w:val="22"/>
        </w:rPr>
        <w:t>III2</w:t>
      </w:r>
      <w:r w:rsidRPr="009D13F1">
        <w:rPr>
          <w:rFonts w:ascii="Arial" w:hAnsi="Arial" w:cs="Arial"/>
          <w:color w:val="202020"/>
          <w:sz w:val="22"/>
          <w:szCs w:val="22"/>
          <w:shd w:val="clear" w:color="auto" w:fill="FFFFFF"/>
        </w:rPr>
        <w:t xml:space="preserve">). We generated </w:t>
      </w:r>
      <w:r w:rsidR="009710EE" w:rsidRPr="009D13F1">
        <w:rPr>
          <w:rFonts w:ascii="Arial" w:hAnsi="Arial" w:cs="Arial"/>
          <w:color w:val="202020"/>
          <w:sz w:val="22"/>
          <w:szCs w:val="22"/>
          <w:shd w:val="clear" w:color="auto" w:fill="FFFFFF"/>
        </w:rPr>
        <w:t>high-depth exome-sequencing (</w:t>
      </w:r>
      <w:r w:rsidR="00FF4C48" w:rsidRPr="009D13F1">
        <w:rPr>
          <w:rFonts w:ascii="Arial" w:hAnsi="Arial" w:cs="Arial"/>
          <w:color w:val="202020"/>
          <w:sz w:val="22"/>
          <w:szCs w:val="22"/>
          <w:shd w:val="clear" w:color="auto" w:fill="FFFFFF"/>
        </w:rPr>
        <w:t xml:space="preserve">overall </w:t>
      </w:r>
      <w:r w:rsidR="009710EE" w:rsidRPr="009D13F1">
        <w:rPr>
          <w:rFonts w:ascii="Arial" w:hAnsi="Arial" w:cs="Arial"/>
          <w:color w:val="202020"/>
          <w:sz w:val="22"/>
          <w:szCs w:val="22"/>
          <w:shd w:val="clear" w:color="auto" w:fill="FFFFFF"/>
        </w:rPr>
        <w:t>average depth=</w:t>
      </w:r>
      <w:r w:rsidR="00E60AD3" w:rsidRPr="009D13F1">
        <w:rPr>
          <w:rFonts w:ascii="Arial" w:hAnsi="Arial" w:cs="Arial"/>
          <w:color w:val="202020"/>
          <w:sz w:val="22"/>
          <w:szCs w:val="22"/>
          <w:shd w:val="clear" w:color="auto" w:fill="FFFFFF"/>
        </w:rPr>
        <w:t>146</w:t>
      </w:r>
      <w:r w:rsidR="009710EE" w:rsidRPr="009D13F1">
        <w:rPr>
          <w:rFonts w:ascii="Arial" w:hAnsi="Arial" w:cs="Arial"/>
          <w:color w:val="202020"/>
          <w:sz w:val="22"/>
          <w:szCs w:val="22"/>
          <w:shd w:val="clear" w:color="auto" w:fill="FFFFFF"/>
        </w:rPr>
        <w:t xml:space="preserve">x, range from 118x to 164x) for </w:t>
      </w:r>
      <w:r w:rsidRPr="009D13F1">
        <w:rPr>
          <w:rFonts w:ascii="Arial" w:hAnsi="Arial" w:cs="Arial"/>
          <w:color w:val="202020"/>
          <w:sz w:val="22"/>
          <w:szCs w:val="22"/>
          <w:shd w:val="clear" w:color="auto" w:fill="FFFFFF"/>
        </w:rPr>
        <w:t xml:space="preserve">each sample </w:t>
      </w:r>
      <w:r w:rsidR="009710EE" w:rsidRPr="009D13F1">
        <w:rPr>
          <w:rFonts w:ascii="Arial" w:hAnsi="Arial" w:cs="Arial"/>
          <w:color w:val="202020"/>
          <w:sz w:val="22"/>
          <w:szCs w:val="22"/>
          <w:shd w:val="clear" w:color="auto" w:fill="FFFFFF"/>
        </w:rPr>
        <w:t xml:space="preserve">in which each </w:t>
      </w:r>
      <w:r w:rsidRPr="009D13F1">
        <w:rPr>
          <w:rFonts w:ascii="Arial" w:hAnsi="Arial" w:cs="Arial"/>
          <w:color w:val="202020"/>
          <w:sz w:val="22"/>
          <w:szCs w:val="22"/>
          <w:shd w:val="clear" w:color="auto" w:fill="FFFFFF"/>
        </w:rPr>
        <w:t xml:space="preserve">have about </w:t>
      </w:r>
      <w:r w:rsidR="008B34C3" w:rsidRPr="009D13F1">
        <w:rPr>
          <w:rFonts w:ascii="Arial" w:hAnsi="Arial" w:cs="Arial"/>
          <w:color w:val="202020"/>
          <w:sz w:val="22"/>
          <w:szCs w:val="22"/>
          <w:shd w:val="clear" w:color="auto" w:fill="FFFFFF"/>
        </w:rPr>
        <w:t>75 million 150bp pair-end mapped reads.</w:t>
      </w:r>
      <w:r w:rsidR="00FF4C48" w:rsidRPr="009D13F1">
        <w:rPr>
          <w:rFonts w:ascii="Arial" w:hAnsi="Arial" w:cs="Arial"/>
          <w:color w:val="202020"/>
          <w:sz w:val="22"/>
          <w:szCs w:val="22"/>
          <w:shd w:val="clear" w:color="auto" w:fill="FFFFFF"/>
        </w:rPr>
        <w:t xml:space="preserve"> </w:t>
      </w:r>
      <w:r w:rsidR="003B7B2D">
        <w:rPr>
          <w:rFonts w:ascii="Arial" w:hAnsi="Arial" w:cs="Arial"/>
          <w:color w:val="202020"/>
          <w:sz w:val="22"/>
          <w:szCs w:val="22"/>
          <w:shd w:val="clear" w:color="auto" w:fill="FFFFFF"/>
        </w:rPr>
        <w:t xml:space="preserve">We identified the more than 99.5% target </w:t>
      </w:r>
      <w:r w:rsidR="007149FE">
        <w:rPr>
          <w:rFonts w:ascii="Arial" w:hAnsi="Arial" w:cs="Arial"/>
          <w:color w:val="202020"/>
          <w:sz w:val="22"/>
          <w:szCs w:val="22"/>
          <w:shd w:val="clear" w:color="auto" w:fill="FFFFFF"/>
        </w:rPr>
        <w:t xml:space="preserve">genomic </w:t>
      </w:r>
      <w:r w:rsidR="003B7B2D">
        <w:rPr>
          <w:rFonts w:ascii="Arial" w:hAnsi="Arial" w:cs="Arial"/>
          <w:color w:val="202020"/>
          <w:sz w:val="22"/>
          <w:szCs w:val="22"/>
          <w:shd w:val="clear" w:color="auto" w:fill="FFFFFF"/>
        </w:rPr>
        <w:t xml:space="preserve">regions have at least 10x sequencing depth for variants calling. </w:t>
      </w:r>
      <w:r w:rsidR="001B324C">
        <w:rPr>
          <w:rFonts w:ascii="Arial" w:hAnsi="Arial" w:cs="Arial"/>
          <w:color w:val="202020"/>
          <w:sz w:val="22"/>
          <w:szCs w:val="22"/>
          <w:shd w:val="clear" w:color="auto" w:fill="FFFFFF"/>
        </w:rPr>
        <w:t>Overall, we detected 50,650 variants within target regions and 123,120 within 150bp flank regions</w:t>
      </w:r>
      <w:r w:rsidR="0090082E">
        <w:rPr>
          <w:rFonts w:ascii="Arial" w:hAnsi="Arial" w:cs="Arial"/>
          <w:color w:val="202020"/>
          <w:sz w:val="22"/>
          <w:szCs w:val="22"/>
          <w:shd w:val="clear" w:color="auto" w:fill="FFFFFF"/>
        </w:rPr>
        <w:t xml:space="preserve"> while 143,496 SNPs and 30,274 indels. We found 1,146, 1,136 and 5,417 very high, high and medium priority SNPs respectively. </w:t>
      </w:r>
      <w:r w:rsidR="00CD064C">
        <w:rPr>
          <w:rFonts w:ascii="Arial" w:hAnsi="Arial" w:cs="Arial"/>
          <w:color w:val="202020"/>
          <w:sz w:val="22"/>
          <w:szCs w:val="22"/>
          <w:shd w:val="clear" w:color="auto" w:fill="FFFFFF"/>
        </w:rPr>
        <w:t xml:space="preserve">Among these variants, there are 17732 </w:t>
      </w:r>
      <w:r w:rsidR="00CD064C" w:rsidRPr="00CD064C">
        <w:rPr>
          <w:rFonts w:ascii="Arial" w:hAnsi="Arial" w:cs="Arial"/>
          <w:color w:val="202020"/>
          <w:sz w:val="22"/>
          <w:szCs w:val="22"/>
          <w:shd w:val="clear" w:color="auto" w:fill="FFFFFF"/>
        </w:rPr>
        <w:t>nonsynonymous SNV</w:t>
      </w:r>
      <w:r w:rsidR="00CD064C">
        <w:rPr>
          <w:rFonts w:ascii="Arial" w:hAnsi="Arial" w:cs="Arial"/>
          <w:color w:val="202020"/>
          <w:sz w:val="22"/>
          <w:szCs w:val="22"/>
          <w:shd w:val="clear" w:color="auto" w:fill="FFFFFF"/>
        </w:rPr>
        <w:t xml:space="preserve">, </w:t>
      </w:r>
      <w:r w:rsidR="00CD064C" w:rsidRPr="00CD064C">
        <w:rPr>
          <w:rFonts w:ascii="Arial" w:hAnsi="Arial" w:cs="Arial"/>
          <w:color w:val="202020"/>
          <w:sz w:val="22"/>
          <w:szCs w:val="22"/>
          <w:shd w:val="clear" w:color="auto" w:fill="FFFFFF"/>
        </w:rPr>
        <w:t>18420</w:t>
      </w:r>
      <w:r w:rsidR="00CD064C">
        <w:rPr>
          <w:rFonts w:ascii="Arial" w:hAnsi="Arial" w:cs="Arial"/>
          <w:color w:val="202020"/>
          <w:sz w:val="22"/>
          <w:szCs w:val="22"/>
          <w:shd w:val="clear" w:color="auto" w:fill="FFFFFF"/>
        </w:rPr>
        <w:t xml:space="preserve"> </w:t>
      </w:r>
      <w:r w:rsidR="00CD064C" w:rsidRPr="00CD064C">
        <w:rPr>
          <w:rFonts w:ascii="Arial" w:hAnsi="Arial" w:cs="Arial"/>
          <w:color w:val="202020"/>
          <w:sz w:val="22"/>
          <w:szCs w:val="22"/>
          <w:shd w:val="clear" w:color="auto" w:fill="FFFFFF"/>
        </w:rPr>
        <w:t>synonymous SNV</w:t>
      </w:r>
      <w:r w:rsidR="00CD064C">
        <w:rPr>
          <w:rFonts w:ascii="Arial" w:hAnsi="Arial" w:cs="Arial"/>
          <w:color w:val="202020"/>
          <w:sz w:val="22"/>
          <w:szCs w:val="22"/>
          <w:shd w:val="clear" w:color="auto" w:fill="FFFFFF"/>
        </w:rPr>
        <w:t xml:space="preserve">, 438 frameshift variants and 195 stoploss or stopgain. </w:t>
      </w:r>
      <w:r w:rsidR="00CD064C" w:rsidRPr="00CD064C">
        <w:rPr>
          <w:rFonts w:ascii="Arial" w:hAnsi="Arial" w:cs="Arial"/>
          <w:color w:val="202020"/>
          <w:sz w:val="22"/>
          <w:szCs w:val="22"/>
          <w:shd w:val="clear" w:color="auto" w:fill="FFFFFF"/>
        </w:rPr>
        <w:t>With the assumption</w:t>
      </w:r>
      <w:r w:rsidR="00CD064C">
        <w:rPr>
          <w:rFonts w:ascii="Arial" w:hAnsi="Arial" w:cs="Arial"/>
          <w:color w:val="202020"/>
          <w:sz w:val="22"/>
          <w:szCs w:val="22"/>
          <w:shd w:val="clear" w:color="auto" w:fill="FFFFFF"/>
        </w:rPr>
        <w:t xml:space="preserve"> </w:t>
      </w:r>
      <w:r w:rsidR="00CD064C" w:rsidRPr="00CD064C">
        <w:rPr>
          <w:rFonts w:ascii="Arial" w:hAnsi="Arial" w:cs="Arial"/>
          <w:color w:val="202020"/>
          <w:sz w:val="22"/>
          <w:szCs w:val="22"/>
          <w:shd w:val="clear" w:color="auto" w:fill="FFFFFF"/>
        </w:rPr>
        <w:t>of additive model,</w:t>
      </w:r>
      <w:r w:rsidR="00CD064C">
        <w:rPr>
          <w:rFonts w:ascii="Arial" w:hAnsi="Arial" w:cs="Arial"/>
          <w:color w:val="202020"/>
          <w:sz w:val="22"/>
          <w:szCs w:val="22"/>
          <w:shd w:val="clear" w:color="auto" w:fill="FFFFFF"/>
        </w:rPr>
        <w:t xml:space="preserve"> we identified 1,594 variants that are existed in all the three cases while showed homozygous </w:t>
      </w:r>
      <w:r w:rsidR="00883F3A">
        <w:rPr>
          <w:rFonts w:ascii="Arial" w:hAnsi="Arial" w:cs="Arial"/>
          <w:color w:val="202020"/>
          <w:sz w:val="22"/>
          <w:szCs w:val="22"/>
          <w:shd w:val="clear" w:color="auto" w:fill="FFFFFF"/>
        </w:rPr>
        <w:t>wild type and 47 of them showed very high priority (</w:t>
      </w:r>
      <w:r w:rsidR="00883F3A" w:rsidRPr="00883F3A">
        <w:rPr>
          <w:rFonts w:ascii="Arial" w:hAnsi="Arial" w:cs="Arial"/>
          <w:b/>
          <w:color w:val="244061" w:themeColor="accent1" w:themeShade="80"/>
          <w:sz w:val="22"/>
          <w:szCs w:val="22"/>
        </w:rPr>
        <w:t>Table S5</w:t>
      </w:r>
      <w:r w:rsidR="00883F3A">
        <w:rPr>
          <w:rFonts w:ascii="Arial" w:hAnsi="Arial" w:cs="Arial"/>
          <w:color w:val="202020"/>
          <w:sz w:val="22"/>
          <w:szCs w:val="22"/>
          <w:shd w:val="clear" w:color="auto" w:fill="FFFFFF"/>
        </w:rPr>
        <w:t>).</w:t>
      </w:r>
      <w:r w:rsidR="008B50C5">
        <w:rPr>
          <w:rFonts w:ascii="Arial" w:hAnsi="Arial" w:cs="Arial"/>
          <w:color w:val="202020"/>
          <w:sz w:val="22"/>
          <w:szCs w:val="22"/>
          <w:shd w:val="clear" w:color="auto" w:fill="FFFFFF"/>
        </w:rPr>
        <w:t xml:space="preserve"> </w:t>
      </w:r>
      <w:r w:rsidR="008B50C5">
        <w:rPr>
          <w:rFonts w:ascii="Arial" w:hAnsi="Arial" w:cs="Arial"/>
          <w:color w:val="202020"/>
          <w:sz w:val="22"/>
          <w:szCs w:val="22"/>
          <w:shd w:val="clear" w:color="auto" w:fill="FFFFFF"/>
        </w:rPr>
        <w:lastRenderedPageBreak/>
        <w:t>After carefully manual filtering and checking, we found non</w:t>
      </w:r>
      <w:r w:rsidR="008B50C5" w:rsidRPr="00CD064C">
        <w:rPr>
          <w:rFonts w:ascii="Arial" w:hAnsi="Arial" w:cs="Arial"/>
          <w:color w:val="202020"/>
          <w:sz w:val="22"/>
          <w:szCs w:val="22"/>
          <w:shd w:val="clear" w:color="auto" w:fill="FFFFFF"/>
        </w:rPr>
        <w:t>synonymous</w:t>
      </w:r>
      <w:r w:rsidR="008B50C5">
        <w:rPr>
          <w:rFonts w:ascii="Arial" w:hAnsi="Arial" w:cs="Arial"/>
          <w:color w:val="202020"/>
          <w:sz w:val="22"/>
          <w:szCs w:val="22"/>
          <w:shd w:val="clear" w:color="auto" w:fill="FFFFFF"/>
        </w:rPr>
        <w:t xml:space="preserve"> variant (</w:t>
      </w:r>
      <w:r w:rsidR="008B50C5" w:rsidRPr="008B50C5">
        <w:rPr>
          <w:rFonts w:ascii="Arial" w:hAnsi="Arial" w:cs="Arial"/>
          <w:color w:val="202020"/>
          <w:sz w:val="22"/>
          <w:szCs w:val="22"/>
          <w:shd w:val="clear" w:color="auto" w:fill="FFFFFF"/>
        </w:rPr>
        <w:t>rs121912876</w:t>
      </w:r>
      <w:r w:rsidR="008B50C5">
        <w:rPr>
          <w:rFonts w:ascii="Arial" w:hAnsi="Arial" w:cs="Arial"/>
          <w:color w:val="202020"/>
          <w:sz w:val="22"/>
          <w:szCs w:val="22"/>
          <w:shd w:val="clear" w:color="auto" w:fill="FFFFFF"/>
        </w:rPr>
        <w:t xml:space="preserve">) in COL2A1 was highly fitting the phenotypes and might be the pathogenic gene. We then validated the </w:t>
      </w:r>
      <w:r w:rsidR="008B50C5" w:rsidRPr="008B50C5">
        <w:rPr>
          <w:rFonts w:ascii="Arial" w:hAnsi="Arial" w:cs="Arial"/>
          <w:color w:val="202020"/>
          <w:sz w:val="22"/>
          <w:szCs w:val="22"/>
          <w:shd w:val="clear" w:color="auto" w:fill="FFFFFF"/>
        </w:rPr>
        <w:t>rs121912876</w:t>
      </w:r>
      <w:r w:rsidR="008B50C5">
        <w:rPr>
          <w:rFonts w:ascii="Arial" w:hAnsi="Arial" w:cs="Arial"/>
          <w:color w:val="202020"/>
          <w:sz w:val="22"/>
          <w:szCs w:val="22"/>
          <w:shd w:val="clear" w:color="auto" w:fill="FFFFFF"/>
        </w:rPr>
        <w:t xml:space="preserve"> status in all the samples with Sanger sequencing and found xxx. </w:t>
      </w:r>
    </w:p>
    <w:p w14:paraId="3D8E49CC" w14:textId="16B1EF74" w:rsidR="00FC0208" w:rsidRDefault="00FC0208" w:rsidP="009060CA">
      <w:pPr>
        <w:widowControl/>
        <w:jc w:val="left"/>
        <w:rPr>
          <w:ins w:id="4" w:author="Guo, Shicheng" w:date="2019-09-26T20:59:00Z"/>
          <w:rFonts w:ascii="Arial" w:hAnsi="Arial" w:cs="Arial"/>
          <w:color w:val="202020"/>
          <w:sz w:val="22"/>
          <w:szCs w:val="22"/>
          <w:shd w:val="clear" w:color="auto" w:fill="FFFFFF"/>
        </w:rPr>
      </w:pPr>
    </w:p>
    <w:p w14:paraId="2B98FCE3" w14:textId="47C7FE0B" w:rsidR="00FC0208" w:rsidRPr="009D13F1" w:rsidRDefault="00FC0208" w:rsidP="00FC0208">
      <w:pPr>
        <w:pStyle w:val="Heading3"/>
        <w:spacing w:before="0"/>
        <w:rPr>
          <w:ins w:id="5" w:author="Guo, Shicheng" w:date="2019-09-26T21:00:00Z"/>
          <w:rFonts w:ascii="Arial" w:hAnsi="Arial" w:cs="Arial"/>
          <w:b/>
          <w:color w:val="auto"/>
          <w:sz w:val="22"/>
          <w:szCs w:val="22"/>
        </w:rPr>
      </w:pPr>
      <w:ins w:id="6" w:author="Guo, Shicheng" w:date="2019-09-26T21:00:00Z">
        <w:r w:rsidRPr="009D13F1">
          <w:rPr>
            <w:rFonts w:ascii="Arial" w:hAnsi="Arial" w:cs="Arial"/>
            <w:b/>
            <w:color w:val="auto"/>
            <w:sz w:val="22"/>
            <w:szCs w:val="22"/>
          </w:rPr>
          <w:t xml:space="preserve">1.8 </w:t>
        </w:r>
        <w:r>
          <w:rPr>
            <w:rFonts w:ascii="Arial" w:hAnsi="Arial" w:cs="Arial"/>
            <w:b/>
            <w:color w:val="auto"/>
            <w:sz w:val="22"/>
            <w:szCs w:val="22"/>
          </w:rPr>
          <w:t>Genome-wide DNA methylation sequencing and RNA-seq identify abnormal genomic network</w:t>
        </w:r>
      </w:ins>
    </w:p>
    <w:p w14:paraId="433BEE89" w14:textId="2585572B" w:rsidR="00FC0208" w:rsidRDefault="003D322E" w:rsidP="009060CA">
      <w:pPr>
        <w:widowControl/>
        <w:jc w:val="left"/>
        <w:rPr>
          <w:ins w:id="7" w:author="Guo, Shicheng" w:date="2019-09-26T20:59:00Z"/>
          <w:rFonts w:ascii="Arial" w:hAnsi="Arial" w:cs="Arial"/>
          <w:color w:val="202020"/>
          <w:sz w:val="22"/>
          <w:szCs w:val="22"/>
          <w:shd w:val="clear" w:color="auto" w:fill="FFFFFF"/>
        </w:rPr>
      </w:pPr>
      <w:ins w:id="8" w:author="Guo, Shicheng" w:date="2019-09-26T21:00:00Z">
        <w:r>
          <w:rPr>
            <w:rFonts w:ascii="Arial" w:hAnsi="Arial" w:cs="Arial"/>
            <w:color w:val="202020"/>
            <w:sz w:val="22"/>
            <w:szCs w:val="22"/>
            <w:shd w:val="clear" w:color="auto" w:fill="FFFFFF"/>
          </w:rPr>
          <w:t xml:space="preserve">We applied </w:t>
        </w:r>
      </w:ins>
      <w:ins w:id="9" w:author="Guo, Shicheng" w:date="2019-09-26T21:01:00Z">
        <w:r w:rsidR="00E4273E">
          <w:rPr>
            <w:rFonts w:ascii="Arial" w:hAnsi="Arial" w:cs="Arial"/>
            <w:color w:val="202020"/>
            <w:sz w:val="22"/>
            <w:szCs w:val="22"/>
            <w:shd w:val="clear" w:color="auto" w:fill="FFFFFF"/>
          </w:rPr>
          <w:t>whole-genome bisulfite sequencing (</w:t>
        </w:r>
      </w:ins>
      <w:ins w:id="10" w:author="Guo, Shicheng" w:date="2019-09-26T21:00:00Z">
        <w:r>
          <w:rPr>
            <w:rFonts w:ascii="Arial" w:hAnsi="Arial" w:cs="Arial"/>
            <w:color w:val="202020"/>
            <w:sz w:val="22"/>
            <w:szCs w:val="22"/>
            <w:shd w:val="clear" w:color="auto" w:fill="FFFFFF"/>
          </w:rPr>
          <w:t>WGBS</w:t>
        </w:r>
      </w:ins>
      <w:ins w:id="11" w:author="Guo, Shicheng" w:date="2019-09-26T21:01:00Z">
        <w:r w:rsidR="00E4273E">
          <w:rPr>
            <w:rFonts w:ascii="Arial" w:hAnsi="Arial" w:cs="Arial"/>
            <w:color w:val="202020"/>
            <w:sz w:val="22"/>
            <w:szCs w:val="22"/>
            <w:shd w:val="clear" w:color="auto" w:fill="FFFFFF"/>
          </w:rPr>
          <w:t xml:space="preserve">) </w:t>
        </w:r>
      </w:ins>
    </w:p>
    <w:p w14:paraId="0637844B" w14:textId="77777777" w:rsidR="00FC0208" w:rsidRPr="008B50C5" w:rsidRDefault="00FC0208" w:rsidP="009060CA">
      <w:pPr>
        <w:widowControl/>
        <w:jc w:val="left"/>
        <w:rPr>
          <w:rFonts w:ascii="Calibri" w:eastAsia="Times New Roman" w:hAnsi="Calibri" w:cs="Calibri"/>
          <w:color w:val="000000"/>
          <w:kern w:val="0"/>
          <w:sz w:val="22"/>
          <w:szCs w:val="22"/>
          <w:lang w:eastAsia="en-US"/>
        </w:rPr>
      </w:pPr>
    </w:p>
    <w:p w14:paraId="36C1563F" w14:textId="039C41DD" w:rsidR="00970351" w:rsidRPr="009D13F1" w:rsidRDefault="00970351" w:rsidP="00970351">
      <w:pPr>
        <w:pStyle w:val="Heading3"/>
        <w:spacing w:before="0"/>
        <w:rPr>
          <w:ins w:id="12" w:author="Guo, Shicheng" w:date="2019-09-27T09:55:00Z"/>
          <w:rFonts w:ascii="Arial" w:hAnsi="Arial" w:cs="Arial"/>
          <w:b/>
          <w:color w:val="auto"/>
          <w:sz w:val="22"/>
          <w:szCs w:val="22"/>
        </w:rPr>
      </w:pPr>
      <w:ins w:id="13" w:author="Guo, Shicheng" w:date="2019-09-27T09:55:00Z">
        <w:r w:rsidRPr="009D13F1">
          <w:rPr>
            <w:rFonts w:ascii="Arial" w:hAnsi="Arial" w:cs="Arial"/>
            <w:b/>
            <w:color w:val="auto"/>
            <w:sz w:val="22"/>
            <w:szCs w:val="22"/>
          </w:rPr>
          <w:t>1.</w:t>
        </w:r>
        <w:r>
          <w:rPr>
            <w:rFonts w:ascii="Arial" w:hAnsi="Arial" w:cs="Arial"/>
            <w:b/>
            <w:color w:val="auto"/>
            <w:sz w:val="22"/>
            <w:szCs w:val="22"/>
          </w:rPr>
          <w:t>9</w:t>
        </w:r>
        <w:r w:rsidRPr="009D13F1">
          <w:rPr>
            <w:rFonts w:ascii="Arial" w:hAnsi="Arial" w:cs="Arial"/>
            <w:b/>
            <w:color w:val="auto"/>
            <w:sz w:val="22"/>
            <w:szCs w:val="22"/>
          </w:rPr>
          <w:t xml:space="preserve"> </w:t>
        </w:r>
        <w:r>
          <w:rPr>
            <w:rFonts w:ascii="Arial" w:hAnsi="Arial" w:cs="Arial"/>
            <w:b/>
            <w:color w:val="auto"/>
            <w:sz w:val="22"/>
            <w:szCs w:val="22"/>
          </w:rPr>
          <w:t xml:space="preserve">Functional study reveal the mechanism of </w:t>
        </w:r>
      </w:ins>
      <w:ins w:id="14" w:author="Guo, Shicheng" w:date="2019-09-27T09:56:00Z">
        <w:r w:rsidRPr="00970351">
          <w:rPr>
            <w:rFonts w:ascii="Arial" w:hAnsi="Arial" w:cs="Arial"/>
            <w:b/>
            <w:color w:val="auto"/>
            <w:sz w:val="22"/>
            <w:szCs w:val="22"/>
            <w:rPrChange w:id="15" w:author="Guo, Shicheng" w:date="2019-09-27T09:56:00Z">
              <w:rPr>
                <w:rFonts w:ascii="Arial" w:hAnsi="Arial" w:cs="Arial"/>
                <w:sz w:val="22"/>
                <w:szCs w:val="22"/>
              </w:rPr>
            </w:rPrChange>
          </w:rPr>
          <w:t>COL2A1</w:t>
        </w:r>
        <w:r w:rsidRPr="00970351">
          <w:rPr>
            <w:rFonts w:ascii="Arial" w:hAnsi="Arial" w:cs="Arial"/>
            <w:b/>
            <w:color w:val="auto"/>
            <w:sz w:val="22"/>
            <w:szCs w:val="22"/>
            <w:rPrChange w:id="16" w:author="Guo, Shicheng" w:date="2019-09-27T09:56:00Z">
              <w:rPr>
                <w:rFonts w:ascii="Arial" w:hAnsi="Arial" w:cs="Arial"/>
                <w:sz w:val="22"/>
                <w:szCs w:val="22"/>
              </w:rPr>
            </w:rPrChange>
          </w:rPr>
          <w:t xml:space="preserve"> in </w:t>
        </w:r>
        <w:r w:rsidRPr="00970351">
          <w:rPr>
            <w:rFonts w:ascii="Arial" w:hAnsi="Arial" w:cs="Arial"/>
            <w:b/>
            <w:color w:val="auto"/>
            <w:sz w:val="22"/>
            <w:szCs w:val="22"/>
            <w:rPrChange w:id="17" w:author="Guo, Shicheng" w:date="2019-09-27T09:56:00Z">
              <w:rPr>
                <w:rFonts w:ascii="Arial" w:hAnsi="Arial" w:cs="Arial"/>
                <w:b/>
                <w:color w:val="202020"/>
                <w:szCs w:val="22"/>
                <w:shd w:val="clear" w:color="auto" w:fill="FFFFFF"/>
              </w:rPr>
            </w:rPrChange>
          </w:rPr>
          <w:t>Czech Dysplasia</w:t>
        </w:r>
      </w:ins>
    </w:p>
    <w:p w14:paraId="29893598" w14:textId="3216873A" w:rsidR="00E60AD3" w:rsidRDefault="00E60AD3" w:rsidP="009060CA">
      <w:pPr>
        <w:rPr>
          <w:ins w:id="18" w:author="Guo, Shicheng" w:date="2019-09-27T09:55:00Z"/>
          <w:rFonts w:ascii="Arial" w:hAnsi="Arial" w:cs="Arial"/>
          <w:color w:val="202020"/>
          <w:sz w:val="22"/>
          <w:szCs w:val="22"/>
          <w:shd w:val="clear" w:color="auto" w:fill="FFFFFF"/>
        </w:rPr>
      </w:pPr>
    </w:p>
    <w:p w14:paraId="254E9BD5" w14:textId="53BCF319" w:rsidR="00970351" w:rsidRDefault="00970351" w:rsidP="009060CA">
      <w:pPr>
        <w:rPr>
          <w:ins w:id="19" w:author="Guo, Shicheng" w:date="2019-09-27T09:55:00Z"/>
          <w:rFonts w:ascii="Arial" w:hAnsi="Arial" w:cs="Arial"/>
          <w:color w:val="202020"/>
          <w:sz w:val="22"/>
          <w:szCs w:val="22"/>
          <w:shd w:val="clear" w:color="auto" w:fill="FFFFFF"/>
        </w:rPr>
      </w:pPr>
    </w:p>
    <w:p w14:paraId="12C6F32E" w14:textId="77777777" w:rsidR="00970351" w:rsidRPr="009D13F1" w:rsidRDefault="00970351" w:rsidP="009060CA">
      <w:pPr>
        <w:rPr>
          <w:rFonts w:ascii="Arial" w:hAnsi="Arial" w:cs="Arial"/>
          <w:color w:val="202020"/>
          <w:sz w:val="22"/>
          <w:szCs w:val="22"/>
          <w:shd w:val="clear" w:color="auto" w:fill="FFFFFF"/>
        </w:rPr>
      </w:pPr>
    </w:p>
    <w:p w14:paraId="33243DBF" w14:textId="58F268B2" w:rsidR="00E60AD3" w:rsidRPr="009D13F1" w:rsidRDefault="00E60AD3" w:rsidP="009060CA">
      <w:pPr>
        <w:jc w:val="left"/>
        <w:rPr>
          <w:rFonts w:ascii="Arial" w:hAnsi="Arial" w:cs="Arial"/>
          <w:b/>
          <w:color w:val="202020"/>
          <w:sz w:val="22"/>
          <w:szCs w:val="22"/>
          <w:shd w:val="clear" w:color="auto" w:fill="FFFFFF"/>
        </w:rPr>
      </w:pPr>
      <w:r w:rsidRPr="009D13F1">
        <w:rPr>
          <w:rFonts w:ascii="Arial" w:hAnsi="Arial" w:cs="Arial"/>
          <w:b/>
          <w:color w:val="202020"/>
          <w:sz w:val="22"/>
          <w:szCs w:val="22"/>
          <w:shd w:val="clear" w:color="auto" w:fill="FFFFFF"/>
        </w:rPr>
        <w:t>Discussion</w:t>
      </w:r>
    </w:p>
    <w:p w14:paraId="2F3A9747" w14:textId="77777777" w:rsidR="00D50A2B" w:rsidRPr="009D13F1" w:rsidRDefault="00D50A2B" w:rsidP="009060CA">
      <w:pPr>
        <w:rPr>
          <w:rFonts w:ascii="Arial" w:hAnsi="Arial" w:cs="Arial"/>
          <w:sz w:val="22"/>
          <w:szCs w:val="22"/>
        </w:rPr>
      </w:pPr>
    </w:p>
    <w:p w14:paraId="6832AAFD" w14:textId="3D937E1C" w:rsidR="00E60AD3" w:rsidRPr="009D13F1" w:rsidRDefault="008A2472" w:rsidP="009060CA">
      <w:pPr>
        <w:rPr>
          <w:rFonts w:ascii="Arial" w:hAnsi="Arial" w:cs="Arial"/>
          <w:sz w:val="22"/>
          <w:szCs w:val="22"/>
        </w:rPr>
      </w:pPr>
      <w:r w:rsidRPr="009D13F1">
        <w:rPr>
          <w:rFonts w:ascii="Arial" w:hAnsi="Arial" w:cs="Arial"/>
          <w:sz w:val="22"/>
          <w:szCs w:val="22"/>
        </w:rPr>
        <w:t>In this study, we applied whole</w:t>
      </w:r>
      <w:r w:rsidR="00EA5A84" w:rsidRPr="009D13F1">
        <w:rPr>
          <w:rFonts w:ascii="Arial" w:hAnsi="Arial" w:cs="Arial"/>
          <w:sz w:val="22"/>
          <w:szCs w:val="22"/>
        </w:rPr>
        <w:t>-</w:t>
      </w:r>
      <w:r w:rsidRPr="009D13F1">
        <w:rPr>
          <w:rFonts w:ascii="Arial" w:hAnsi="Arial" w:cs="Arial"/>
          <w:sz w:val="22"/>
          <w:szCs w:val="22"/>
        </w:rPr>
        <w:t>exome</w:t>
      </w:r>
      <w:r w:rsidR="00EA5A84" w:rsidRPr="009D13F1">
        <w:rPr>
          <w:rFonts w:ascii="Arial" w:hAnsi="Arial" w:cs="Arial"/>
          <w:sz w:val="22"/>
          <w:szCs w:val="22"/>
        </w:rPr>
        <w:t xml:space="preserve"> sequencing </w:t>
      </w:r>
      <w:r w:rsidRPr="009D13F1">
        <w:rPr>
          <w:rFonts w:ascii="Arial" w:hAnsi="Arial" w:cs="Arial"/>
          <w:sz w:val="22"/>
          <w:szCs w:val="22"/>
        </w:rPr>
        <w:t xml:space="preserve">to a </w:t>
      </w:r>
      <w:r w:rsidRPr="004C6DB9">
        <w:rPr>
          <w:rFonts w:ascii="Arial" w:hAnsi="Arial" w:cs="Arial"/>
          <w:color w:val="202020"/>
          <w:sz w:val="22"/>
          <w:szCs w:val="22"/>
          <w:highlight w:val="cyan"/>
          <w:shd w:val="clear" w:color="auto" w:fill="FFFFFF"/>
        </w:rPr>
        <w:t xml:space="preserve">Czech dysplasia </w:t>
      </w:r>
      <w:r w:rsidR="00EA5A84" w:rsidRPr="004C6DB9">
        <w:rPr>
          <w:rFonts w:ascii="Arial" w:hAnsi="Arial" w:cs="Arial"/>
          <w:sz w:val="22"/>
          <w:szCs w:val="22"/>
          <w:highlight w:val="cyan"/>
        </w:rPr>
        <w:t>pedigree</w:t>
      </w:r>
      <w:r w:rsidRPr="009D13F1">
        <w:rPr>
          <w:rFonts w:ascii="Arial" w:hAnsi="Arial" w:cs="Arial"/>
          <w:sz w:val="22"/>
          <w:szCs w:val="22"/>
        </w:rPr>
        <w:t xml:space="preserve"> and</w:t>
      </w:r>
      <w:r w:rsidR="00EA5A84" w:rsidRPr="009D13F1">
        <w:rPr>
          <w:rFonts w:ascii="Arial" w:hAnsi="Arial" w:cs="Arial"/>
          <w:sz w:val="22"/>
          <w:szCs w:val="22"/>
        </w:rPr>
        <w:t xml:space="preserve"> we found that the </w:t>
      </w:r>
      <w:r w:rsidR="00EA5A84" w:rsidRPr="004C6DB9">
        <w:rPr>
          <w:rFonts w:ascii="Arial" w:hAnsi="Arial" w:cs="Arial"/>
          <w:sz w:val="22"/>
          <w:szCs w:val="22"/>
          <w:highlight w:val="cyan"/>
        </w:rPr>
        <w:t>familial synovial chondroma</w:t>
      </w:r>
      <w:r w:rsidR="00892188" w:rsidRPr="004C6DB9">
        <w:rPr>
          <w:rFonts w:ascii="Arial" w:hAnsi="Arial" w:cs="Arial" w:hint="eastAsia"/>
          <w:sz w:val="22"/>
          <w:szCs w:val="22"/>
          <w:highlight w:val="cyan"/>
        </w:rPr>
        <w:t>tosis</w:t>
      </w:r>
      <w:r w:rsidR="00EA5A84" w:rsidRPr="009D13F1">
        <w:rPr>
          <w:rFonts w:ascii="Arial" w:hAnsi="Arial" w:cs="Arial"/>
          <w:sz w:val="22"/>
          <w:szCs w:val="22"/>
        </w:rPr>
        <w:t xml:space="preserve"> reported in this paper </w:t>
      </w:r>
      <w:proofErr w:type="gramStart"/>
      <w:r w:rsidR="00EA5A84" w:rsidRPr="009D13F1">
        <w:rPr>
          <w:rFonts w:ascii="Arial" w:hAnsi="Arial" w:cs="Arial"/>
          <w:sz w:val="22"/>
          <w:szCs w:val="22"/>
        </w:rPr>
        <w:t>is a constant staining caused</w:t>
      </w:r>
      <w:proofErr w:type="gramEnd"/>
      <w:r w:rsidR="00EA5A84" w:rsidRPr="009D13F1">
        <w:rPr>
          <w:rFonts w:ascii="Arial" w:hAnsi="Arial" w:cs="Arial"/>
          <w:sz w:val="22"/>
          <w:szCs w:val="22"/>
        </w:rPr>
        <w:t xml:space="preserve"> by non-synonymous mutations in exon 12 and exon 13 of the protein encoded by COL2A1 gene. </w:t>
      </w:r>
      <w:r w:rsidR="00EA5A84" w:rsidRPr="004C6DB9">
        <w:rPr>
          <w:rFonts w:ascii="Arial" w:hAnsi="Arial" w:cs="Arial"/>
          <w:sz w:val="22"/>
          <w:szCs w:val="22"/>
          <w:highlight w:val="cyan"/>
        </w:rPr>
        <w:t>Sexually transmitted diseases.</w:t>
      </w:r>
      <w:r w:rsidR="00EA5A84" w:rsidRPr="009D13F1">
        <w:rPr>
          <w:rFonts w:ascii="Arial" w:hAnsi="Arial" w:cs="Arial"/>
          <w:sz w:val="22"/>
          <w:szCs w:val="22"/>
        </w:rPr>
        <w:t xml:space="preserve"> The disease is completely external and exhibits a clearly consistent expression phenotype. The main manifestations are swelling, pain, noose sensation and limited mobility of the hips, knees and shoulders.</w:t>
      </w:r>
      <w:r w:rsidR="00E60AD3" w:rsidRPr="009D13F1">
        <w:rPr>
          <w:rFonts w:ascii="Arial" w:hAnsi="Arial" w:cs="Arial"/>
          <w:sz w:val="22"/>
          <w:szCs w:val="22"/>
        </w:rPr>
        <w:t xml:space="preserve"> </w:t>
      </w:r>
      <w:r w:rsidR="00EA5A84" w:rsidRPr="009D13F1">
        <w:rPr>
          <w:rFonts w:ascii="Arial" w:hAnsi="Arial" w:cs="Arial"/>
          <w:sz w:val="22"/>
          <w:szCs w:val="22"/>
        </w:rPr>
        <w:t xml:space="preserve">The full name of COL2A1 is </w:t>
      </w:r>
      <w:proofErr w:type="gramStart"/>
      <w:r w:rsidR="00EA5A84" w:rsidRPr="009D13F1">
        <w:rPr>
          <w:rFonts w:ascii="Arial" w:hAnsi="Arial" w:cs="Arial"/>
          <w:sz w:val="22"/>
          <w:szCs w:val="22"/>
        </w:rPr>
        <w:t>type II collagen fiber α1</w:t>
      </w:r>
      <w:proofErr w:type="gramEnd"/>
      <w:r w:rsidR="00EA5A84" w:rsidRPr="009D13F1">
        <w:rPr>
          <w:rFonts w:ascii="Arial" w:hAnsi="Arial" w:cs="Arial"/>
          <w:sz w:val="22"/>
          <w:szCs w:val="22"/>
        </w:rPr>
        <w:t xml:space="preserve">, which is located on chromosome 12 of autosomes. The COL2A1 gene encodes the alpha-1 chain of type II collagen, which </w:t>
      </w:r>
      <w:proofErr w:type="gramStart"/>
      <w:r w:rsidR="00EA5A84" w:rsidRPr="009D13F1">
        <w:rPr>
          <w:rFonts w:ascii="Arial" w:hAnsi="Arial" w:cs="Arial"/>
          <w:sz w:val="22"/>
          <w:szCs w:val="22"/>
        </w:rPr>
        <w:t>is found</w:t>
      </w:r>
      <w:proofErr w:type="gramEnd"/>
      <w:r w:rsidR="00EA5A84" w:rsidRPr="009D13F1">
        <w:rPr>
          <w:rFonts w:ascii="Arial" w:hAnsi="Arial" w:cs="Arial"/>
          <w:sz w:val="22"/>
          <w:szCs w:val="22"/>
        </w:rPr>
        <w:t xml:space="preserve"> in the cartilage of humans and the vitreous of the eye. The currently known diseases of COL2A1 mutation </w:t>
      </w:r>
      <w:proofErr w:type="gramStart"/>
      <w:r w:rsidR="00EA5A84" w:rsidRPr="009D13F1">
        <w:rPr>
          <w:rFonts w:ascii="Arial" w:hAnsi="Arial" w:cs="Arial"/>
          <w:sz w:val="22"/>
          <w:szCs w:val="22"/>
        </w:rPr>
        <w:t>may be caused</w:t>
      </w:r>
      <w:proofErr w:type="gramEnd"/>
      <w:r w:rsidR="00EA5A84" w:rsidRPr="009D13F1">
        <w:rPr>
          <w:rFonts w:ascii="Arial" w:hAnsi="Arial" w:cs="Arial"/>
          <w:sz w:val="22"/>
          <w:szCs w:val="22"/>
        </w:rPr>
        <w:t xml:space="preserve"> by achondroplasia, early onset familial osteoarthritis, congenital vertebral dysplasia, Stickler syndrome, Kniest dysplasia, and Strudwick co</w:t>
      </w:r>
      <w:r w:rsidR="00E60AD3" w:rsidRPr="009D13F1">
        <w:rPr>
          <w:rFonts w:ascii="Arial" w:hAnsi="Arial" w:cs="Arial"/>
          <w:sz w:val="22"/>
          <w:szCs w:val="22"/>
        </w:rPr>
        <w:t xml:space="preserve">ngenital spine dysplasia. </w:t>
      </w:r>
    </w:p>
    <w:p w14:paraId="140C5A75" w14:textId="77777777" w:rsidR="00E60AD3" w:rsidRPr="009D13F1" w:rsidRDefault="00E60AD3" w:rsidP="009060CA">
      <w:pPr>
        <w:rPr>
          <w:rFonts w:ascii="Arial" w:hAnsi="Arial" w:cs="Arial"/>
          <w:sz w:val="22"/>
          <w:szCs w:val="22"/>
        </w:rPr>
      </w:pPr>
    </w:p>
    <w:p w14:paraId="65A1D103" w14:textId="7AD68DD7" w:rsidR="00E60AD3" w:rsidRPr="009D13F1" w:rsidRDefault="00EA5A84" w:rsidP="009060CA">
      <w:pPr>
        <w:rPr>
          <w:rFonts w:ascii="Arial" w:hAnsi="Arial" w:cs="Arial"/>
          <w:sz w:val="22"/>
          <w:szCs w:val="22"/>
        </w:rPr>
      </w:pPr>
      <w:r w:rsidRPr="009D13F1">
        <w:rPr>
          <w:rFonts w:ascii="Arial" w:hAnsi="Arial" w:cs="Arial"/>
          <w:sz w:val="22"/>
          <w:szCs w:val="22"/>
        </w:rPr>
        <w:t xml:space="preserve">Czech dysplasia is an autosomal dominant dysplasia characterized by early progressive pseudo-rheumatoid arthritis, flat vertebrae, </w:t>
      </w:r>
      <w:proofErr w:type="gramStart"/>
      <w:r w:rsidRPr="009D13F1">
        <w:rPr>
          <w:rFonts w:ascii="Arial" w:hAnsi="Arial" w:cs="Arial"/>
          <w:sz w:val="22"/>
          <w:szCs w:val="22"/>
        </w:rPr>
        <w:t>third</w:t>
      </w:r>
      <w:proofErr w:type="gramEnd"/>
      <w:r w:rsidRPr="009D13F1">
        <w:rPr>
          <w:rFonts w:ascii="Arial" w:hAnsi="Arial" w:cs="Arial"/>
          <w:sz w:val="22"/>
          <w:szCs w:val="22"/>
        </w:rPr>
        <w:t xml:space="preserve"> and fourth toe shorts [13]. Some researchers have studied familial Czech dysplasia and found that Czech dysplasia is caused by missense mutations in the triple helix domain of the COL2A1 gene (R275C, c.823C&gt;T) [14]. This suggests that mutations in the COL2A1 gene may cause dysplasia of the tibia and, to some extent, explain why the fourth metatarsal is shorter in patients with III3 in this case.</w:t>
      </w:r>
    </w:p>
    <w:p w14:paraId="1CA9B9FC" w14:textId="77777777" w:rsidR="00E60AD3" w:rsidRPr="009D13F1" w:rsidRDefault="00E60AD3" w:rsidP="009060CA">
      <w:pPr>
        <w:rPr>
          <w:rFonts w:ascii="Arial" w:hAnsi="Arial" w:cs="Arial"/>
          <w:sz w:val="22"/>
          <w:szCs w:val="22"/>
        </w:rPr>
      </w:pPr>
    </w:p>
    <w:p w14:paraId="3F6CEBA0" w14:textId="178DF4F9" w:rsidR="00EA5A84" w:rsidRPr="009D13F1" w:rsidRDefault="00EA5A84" w:rsidP="009060CA">
      <w:pPr>
        <w:rPr>
          <w:rFonts w:ascii="Arial" w:hAnsi="Arial" w:cs="Arial"/>
          <w:sz w:val="22"/>
          <w:szCs w:val="22"/>
        </w:rPr>
      </w:pPr>
      <w:r w:rsidRPr="009D13F1">
        <w:rPr>
          <w:rFonts w:ascii="Arial" w:hAnsi="Arial" w:cs="Arial"/>
          <w:sz w:val="22"/>
          <w:szCs w:val="22"/>
        </w:rPr>
        <w:t xml:space="preserve">Many studies suggest that the pathogenesis of COL2A1 in </w:t>
      </w:r>
      <w:r w:rsidR="00725CB6">
        <w:rPr>
          <w:rFonts w:ascii="Arial" w:hAnsi="Arial" w:cs="Arial"/>
          <w:sz w:val="22"/>
          <w:szCs w:val="22"/>
        </w:rPr>
        <w:t>s</w:t>
      </w:r>
      <w:r w:rsidR="00725CB6" w:rsidRPr="009D13F1">
        <w:rPr>
          <w:rFonts w:ascii="Arial" w:hAnsi="Arial" w:cs="Arial"/>
          <w:sz w:val="22"/>
          <w:szCs w:val="22"/>
        </w:rPr>
        <w:t xml:space="preserve">ynovial chondromatosis </w:t>
      </w:r>
      <w:r w:rsidRPr="009D13F1">
        <w:rPr>
          <w:rFonts w:ascii="Arial" w:hAnsi="Arial" w:cs="Arial"/>
          <w:sz w:val="22"/>
          <w:szCs w:val="22"/>
        </w:rPr>
        <w:t xml:space="preserve">is mainly due to the involvement of COL2A1 as an underlying osteogenic gene in the process of synovial metaplasia to form cartilage nodules, and </w:t>
      </w:r>
      <w:proofErr w:type="gramStart"/>
      <w:r w:rsidRPr="009D13F1">
        <w:rPr>
          <w:rFonts w:ascii="Arial" w:hAnsi="Arial" w:cs="Arial"/>
          <w:sz w:val="22"/>
          <w:szCs w:val="22"/>
        </w:rPr>
        <w:t>this process is regulated by some transcription factors, bone morphogenetic proteins and fibroblast growth factors</w:t>
      </w:r>
      <w:proofErr w:type="gramEnd"/>
      <w:r w:rsidRPr="009D13F1">
        <w:rPr>
          <w:rFonts w:ascii="Arial" w:hAnsi="Arial" w:cs="Arial"/>
          <w:sz w:val="22"/>
          <w:szCs w:val="22"/>
        </w:rPr>
        <w:t xml:space="preserve">. Sox9 is a typical transcription factor that plays a role in chondrocyte differentiation and skeletal development. It has a high mobility group (HMG) 1-box DNA binding domain and a strong transcriptional activation domain [15], which binds to COL2A1. Promoter and activate expression of COL2A1. The study found that in the early stages of chondrogenesis, a new long form of c-Maf transcription factor (Lc-Maf) is the first transcription factor to interact with Sox9, which synergizes with the activation of </w:t>
      </w:r>
      <w:r w:rsidRPr="009D13F1">
        <w:rPr>
          <w:rFonts w:ascii="Arial" w:hAnsi="Arial" w:cs="Arial"/>
          <w:sz w:val="22"/>
          <w:szCs w:val="22"/>
        </w:rPr>
        <w:lastRenderedPageBreak/>
        <w:t>COL2A1 enhancer, and Increase the transcription of the endogenous COL2A1 gene [16]. Japanese researchers found that bone-forming proteins 2 and 4 (BMP-2 and BMP-4) are highly expressed in free and synovial tissues by detecting the free and synovial tissues of the temporomandibular joint SC. In addition, this BMP-2 derived from the free body and synovial tissue can significantly increase the expression of chondrogenic genes (</w:t>
      </w:r>
      <w:r w:rsidR="00657BD6" w:rsidRPr="009D13F1">
        <w:rPr>
          <w:rFonts w:ascii="Arial" w:hAnsi="Arial" w:cs="Arial"/>
          <w:sz w:val="22"/>
          <w:szCs w:val="22"/>
        </w:rPr>
        <w:t>SOX9</w:t>
      </w:r>
      <w:r w:rsidRPr="009D13F1">
        <w:rPr>
          <w:rFonts w:ascii="Arial" w:hAnsi="Arial" w:cs="Arial"/>
          <w:sz w:val="22"/>
          <w:szCs w:val="22"/>
        </w:rPr>
        <w:t xml:space="preserve">, COL2A1, Aggrecan) in the free and synovial tissues, and stimulate the slip in an autocrine or paracrine manner. Membrane cells differentiate into chondrocytes and osteoblasts [17]. A recent study in China found that fibroblast growth factor 2 (FGF-2) is contained in the free body and synovial tissue of temporomandibular joint </w:t>
      </w:r>
      <w:r w:rsidR="00725CB6">
        <w:rPr>
          <w:rFonts w:ascii="Arial" w:hAnsi="Arial" w:cs="Arial"/>
          <w:sz w:val="22"/>
          <w:szCs w:val="22"/>
        </w:rPr>
        <w:t>s</w:t>
      </w:r>
      <w:r w:rsidR="00725CB6" w:rsidRPr="009D13F1">
        <w:rPr>
          <w:rFonts w:ascii="Arial" w:hAnsi="Arial" w:cs="Arial"/>
          <w:sz w:val="22"/>
          <w:szCs w:val="22"/>
        </w:rPr>
        <w:t>ynovial chondromatosis</w:t>
      </w:r>
      <w:r w:rsidRPr="009D13F1">
        <w:rPr>
          <w:rFonts w:ascii="Arial" w:hAnsi="Arial" w:cs="Arial"/>
          <w:sz w:val="22"/>
          <w:szCs w:val="22"/>
        </w:rPr>
        <w:t xml:space="preserve">, and its content is higher than that in normal synovial tissue. FGF-2 can promote the expression of chondrogenic genes (Sox9, COL2A1, Aggrecan) in </w:t>
      </w:r>
      <w:r w:rsidR="00725CB6">
        <w:rPr>
          <w:rFonts w:ascii="Arial" w:hAnsi="Arial" w:cs="Arial"/>
          <w:sz w:val="22"/>
          <w:szCs w:val="22"/>
        </w:rPr>
        <w:t>s</w:t>
      </w:r>
      <w:r w:rsidR="00725CB6" w:rsidRPr="009D13F1">
        <w:rPr>
          <w:rFonts w:ascii="Arial" w:hAnsi="Arial" w:cs="Arial"/>
          <w:sz w:val="22"/>
          <w:szCs w:val="22"/>
        </w:rPr>
        <w:t xml:space="preserve">ynovial chondromatosis </w:t>
      </w:r>
      <w:r w:rsidRPr="009D13F1">
        <w:rPr>
          <w:rFonts w:ascii="Arial" w:hAnsi="Arial" w:cs="Arial"/>
          <w:sz w:val="22"/>
          <w:szCs w:val="22"/>
        </w:rPr>
        <w:t>synovial cells, thereby inducing the differentiation of SC synovial cells into cartilage, and finally producing free bodies [18].</w:t>
      </w:r>
    </w:p>
    <w:p w14:paraId="76536DFD" w14:textId="77777777" w:rsidR="00E60AD3" w:rsidRPr="009D13F1" w:rsidRDefault="00E60AD3" w:rsidP="009060CA">
      <w:pPr>
        <w:rPr>
          <w:rFonts w:ascii="Arial" w:hAnsi="Arial" w:cs="Arial"/>
          <w:sz w:val="22"/>
          <w:szCs w:val="22"/>
        </w:rPr>
      </w:pPr>
    </w:p>
    <w:p w14:paraId="1BD97797" w14:textId="25BA2FF5" w:rsidR="00EA5A84" w:rsidRPr="009D13F1" w:rsidRDefault="00EA5A84" w:rsidP="009060CA">
      <w:pPr>
        <w:rPr>
          <w:rFonts w:ascii="Arial" w:hAnsi="Arial" w:cs="Arial"/>
          <w:sz w:val="22"/>
          <w:szCs w:val="22"/>
        </w:rPr>
      </w:pPr>
      <w:r w:rsidRPr="009D13F1">
        <w:rPr>
          <w:rFonts w:ascii="Arial" w:hAnsi="Arial" w:cs="Arial"/>
          <w:sz w:val="22"/>
          <w:szCs w:val="22"/>
        </w:rPr>
        <w:t xml:space="preserve">Regarding the mechanism of COL2A1 mutation causing </w:t>
      </w:r>
      <w:r w:rsidR="00725CB6">
        <w:rPr>
          <w:rFonts w:ascii="Arial" w:hAnsi="Arial" w:cs="Arial"/>
          <w:sz w:val="22"/>
          <w:szCs w:val="22"/>
        </w:rPr>
        <w:t>s</w:t>
      </w:r>
      <w:r w:rsidR="00725CB6" w:rsidRPr="009D13F1">
        <w:rPr>
          <w:rFonts w:ascii="Arial" w:hAnsi="Arial" w:cs="Arial"/>
          <w:sz w:val="22"/>
          <w:szCs w:val="22"/>
        </w:rPr>
        <w:t>ynovial chondromatosis</w:t>
      </w:r>
      <w:r w:rsidRPr="009D13F1">
        <w:rPr>
          <w:rFonts w:ascii="Arial" w:hAnsi="Arial" w:cs="Arial"/>
          <w:sz w:val="22"/>
          <w:szCs w:val="22"/>
        </w:rPr>
        <w:t xml:space="preserve">, since the COL2A1 gene mutation can cause many different diseases, we envisage that epigenetic mechanisms may play a role in addition to genetic mutations. The study found that [19], the currently known COL2A1 gene mutation that causes Stickler syndrome is as high as 17 and that these mutations can lead to the formation of premature stop codons in the type II collagen gene. COL2A1 has 10 in-frame CGA codons, which are the most common mutation sites that cause Stickler syndrome, and they </w:t>
      </w:r>
      <w:proofErr w:type="gramStart"/>
      <w:r w:rsidRPr="009D13F1">
        <w:rPr>
          <w:rFonts w:ascii="Arial" w:hAnsi="Arial" w:cs="Arial"/>
          <w:sz w:val="22"/>
          <w:szCs w:val="22"/>
        </w:rPr>
        <w:t>can be mutated</w:t>
      </w:r>
      <w:proofErr w:type="gramEnd"/>
      <w:r w:rsidRPr="009D13F1">
        <w:rPr>
          <w:rFonts w:ascii="Arial" w:hAnsi="Arial" w:cs="Arial"/>
          <w:sz w:val="22"/>
          <w:szCs w:val="22"/>
        </w:rPr>
        <w:t xml:space="preserve"> to a TGA stop codon by a methylation-deamination mechanism. This study confirms our vision and subsequent related research work is underway.</w:t>
      </w:r>
    </w:p>
    <w:p w14:paraId="5A6BA221" w14:textId="77777777" w:rsidR="00E60AD3" w:rsidRPr="009D13F1" w:rsidRDefault="00E60AD3" w:rsidP="009060CA">
      <w:pPr>
        <w:rPr>
          <w:rFonts w:ascii="Arial" w:hAnsi="Arial" w:cs="Arial"/>
          <w:sz w:val="22"/>
          <w:szCs w:val="22"/>
        </w:rPr>
      </w:pPr>
    </w:p>
    <w:p w14:paraId="2490781F" w14:textId="409FE377" w:rsidR="00EA5A84" w:rsidRPr="009D13F1" w:rsidRDefault="00EA5A84" w:rsidP="009060CA">
      <w:pPr>
        <w:rPr>
          <w:rFonts w:ascii="Arial" w:hAnsi="Arial" w:cs="Arial"/>
          <w:sz w:val="22"/>
          <w:szCs w:val="22"/>
        </w:rPr>
      </w:pPr>
      <w:r w:rsidRPr="009D13F1">
        <w:rPr>
          <w:rFonts w:ascii="Arial" w:hAnsi="Arial" w:cs="Arial"/>
          <w:sz w:val="22"/>
          <w:szCs w:val="22"/>
        </w:rPr>
        <w:t xml:space="preserve">Due to the rare reports and research of familial </w:t>
      </w:r>
      <w:r w:rsidR="00725CB6">
        <w:rPr>
          <w:rFonts w:ascii="Arial" w:hAnsi="Arial" w:cs="Arial"/>
          <w:sz w:val="22"/>
          <w:szCs w:val="22"/>
        </w:rPr>
        <w:t>s</w:t>
      </w:r>
      <w:r w:rsidR="00725CB6" w:rsidRPr="009D13F1">
        <w:rPr>
          <w:rFonts w:ascii="Arial" w:hAnsi="Arial" w:cs="Arial"/>
          <w:sz w:val="22"/>
          <w:szCs w:val="22"/>
        </w:rPr>
        <w:t>ynovial chondromatosis</w:t>
      </w:r>
      <w:r w:rsidRPr="009D13F1">
        <w:rPr>
          <w:rFonts w:ascii="Arial" w:hAnsi="Arial" w:cs="Arial"/>
          <w:sz w:val="22"/>
          <w:szCs w:val="22"/>
        </w:rPr>
        <w:t xml:space="preserve">, this has added some difficulties to our research. In addition, because of the number of familial SCs reported in this article and the small number of patients, it has also brought our research. Certain limitations. Through genome-wide exon sequencing and pedigree analysis, we identified the familial </w:t>
      </w:r>
      <w:r w:rsidR="006C6D1A">
        <w:rPr>
          <w:rFonts w:ascii="Arial" w:hAnsi="Arial" w:cs="Arial"/>
          <w:sz w:val="22"/>
          <w:szCs w:val="22"/>
        </w:rPr>
        <w:t>s</w:t>
      </w:r>
      <w:r w:rsidR="006C6D1A" w:rsidRPr="009D13F1">
        <w:rPr>
          <w:rFonts w:ascii="Arial" w:hAnsi="Arial" w:cs="Arial"/>
          <w:sz w:val="22"/>
          <w:szCs w:val="22"/>
        </w:rPr>
        <w:t xml:space="preserve">ynovial chondromatosis </w:t>
      </w:r>
      <w:r w:rsidRPr="009D13F1">
        <w:rPr>
          <w:rFonts w:ascii="Arial" w:hAnsi="Arial" w:cs="Arial"/>
          <w:sz w:val="22"/>
          <w:szCs w:val="22"/>
        </w:rPr>
        <w:t xml:space="preserve">reported in this paper as a frequently stained dominant genetic disease and associated with COL2A1 gene mutation. Therefore, we propose that in the study to detect mutations in genes that cause SC, the COL2A1 gene </w:t>
      </w:r>
      <w:proofErr w:type="gramStart"/>
      <w:r w:rsidRPr="009D13F1">
        <w:rPr>
          <w:rFonts w:ascii="Arial" w:hAnsi="Arial" w:cs="Arial"/>
          <w:sz w:val="22"/>
          <w:szCs w:val="22"/>
        </w:rPr>
        <w:t>should be first analyzed</w:t>
      </w:r>
      <w:proofErr w:type="gramEnd"/>
      <w:r w:rsidRPr="009D13F1">
        <w:rPr>
          <w:rFonts w:ascii="Arial" w:hAnsi="Arial" w:cs="Arial"/>
          <w:sz w:val="22"/>
          <w:szCs w:val="22"/>
        </w:rPr>
        <w:t xml:space="preserve"> as the causative gene of </w:t>
      </w:r>
      <w:r w:rsidR="00253674">
        <w:rPr>
          <w:rFonts w:ascii="Arial" w:hAnsi="Arial" w:cs="Arial"/>
          <w:sz w:val="22"/>
          <w:szCs w:val="22"/>
        </w:rPr>
        <w:t>s</w:t>
      </w:r>
      <w:r w:rsidR="00253674" w:rsidRPr="009D13F1">
        <w:rPr>
          <w:rFonts w:ascii="Arial" w:hAnsi="Arial" w:cs="Arial"/>
          <w:sz w:val="22"/>
          <w:szCs w:val="22"/>
        </w:rPr>
        <w:t>ynovial chondromatosis</w:t>
      </w:r>
      <w:r w:rsidRPr="009D13F1">
        <w:rPr>
          <w:rFonts w:ascii="Arial" w:hAnsi="Arial" w:cs="Arial"/>
          <w:sz w:val="22"/>
          <w:szCs w:val="22"/>
        </w:rPr>
        <w:t>.</w:t>
      </w:r>
    </w:p>
    <w:p w14:paraId="1207D842" w14:textId="77777777" w:rsidR="00DC04E9" w:rsidRPr="009D13F1" w:rsidRDefault="00DC04E9" w:rsidP="009060CA">
      <w:pPr>
        <w:ind w:firstLine="720"/>
        <w:rPr>
          <w:rFonts w:ascii="Arial" w:hAnsi="Arial" w:cs="Arial"/>
          <w:sz w:val="22"/>
          <w:szCs w:val="22"/>
        </w:rPr>
      </w:pPr>
    </w:p>
    <w:p w14:paraId="71EC4BA5" w14:textId="206011FF" w:rsidR="00165F76" w:rsidRPr="009D13F1" w:rsidRDefault="00E60AD3" w:rsidP="009060CA">
      <w:pPr>
        <w:pStyle w:val="Heading2"/>
        <w:spacing w:before="0"/>
        <w:rPr>
          <w:rFonts w:ascii="Arial" w:hAnsi="Arial" w:cs="Arial"/>
          <w:b/>
          <w:color w:val="auto"/>
          <w:sz w:val="22"/>
          <w:szCs w:val="22"/>
        </w:rPr>
      </w:pPr>
      <w:r w:rsidRPr="009D13F1">
        <w:rPr>
          <w:rFonts w:ascii="Arial" w:hAnsi="Arial" w:cs="Arial"/>
          <w:b/>
          <w:color w:val="auto"/>
          <w:sz w:val="22"/>
          <w:szCs w:val="22"/>
        </w:rPr>
        <w:t>Method</w:t>
      </w:r>
    </w:p>
    <w:p w14:paraId="326B754C" w14:textId="77777777" w:rsidR="00B07AF4" w:rsidRPr="009D13F1" w:rsidRDefault="00B07AF4" w:rsidP="009060CA">
      <w:pPr>
        <w:pStyle w:val="Heading3"/>
        <w:spacing w:before="0"/>
        <w:rPr>
          <w:rFonts w:ascii="Arial" w:hAnsi="Arial" w:cs="Arial"/>
          <w:b/>
          <w:color w:val="auto"/>
          <w:sz w:val="22"/>
          <w:szCs w:val="22"/>
        </w:rPr>
      </w:pPr>
      <w:r w:rsidRPr="009D13F1">
        <w:rPr>
          <w:rFonts w:ascii="Arial" w:hAnsi="Arial" w:cs="Arial"/>
          <w:b/>
          <w:color w:val="auto"/>
          <w:sz w:val="22"/>
          <w:szCs w:val="22"/>
        </w:rPr>
        <w:t>Subject samples.</w:t>
      </w:r>
    </w:p>
    <w:p w14:paraId="5F7FAA11" w14:textId="508BDBDB" w:rsidR="00B07AF4" w:rsidRPr="009D13F1" w:rsidRDefault="00B07AF4" w:rsidP="009060CA">
      <w:pPr>
        <w:rPr>
          <w:rFonts w:ascii="Arial" w:hAnsi="Arial" w:cs="Arial"/>
          <w:color w:val="222222"/>
          <w:sz w:val="22"/>
          <w:szCs w:val="22"/>
          <w:lang w:val="en"/>
        </w:rPr>
      </w:pPr>
      <w:r w:rsidRPr="009D13F1">
        <w:rPr>
          <w:rFonts w:ascii="Arial" w:hAnsi="Arial" w:cs="Arial"/>
          <w:color w:val="222222"/>
          <w:sz w:val="22"/>
          <w:szCs w:val="22"/>
          <w:lang w:val="en"/>
        </w:rPr>
        <w:t>Informed consent</w:t>
      </w:r>
      <w:r w:rsidR="00B22EDA" w:rsidRPr="009D13F1">
        <w:rPr>
          <w:rFonts w:ascii="Arial" w:hAnsi="Arial" w:cs="Arial"/>
          <w:color w:val="222222"/>
          <w:sz w:val="22"/>
          <w:szCs w:val="22"/>
          <w:lang w:val="en"/>
        </w:rPr>
        <w:t>s</w:t>
      </w:r>
      <w:r w:rsidRPr="009D13F1">
        <w:rPr>
          <w:rFonts w:ascii="Arial" w:hAnsi="Arial" w:cs="Arial"/>
          <w:color w:val="222222"/>
          <w:sz w:val="22"/>
          <w:szCs w:val="22"/>
          <w:lang w:val="en"/>
        </w:rPr>
        <w:t xml:space="preserve"> </w:t>
      </w:r>
      <w:proofErr w:type="gramStart"/>
      <w:r w:rsidR="00B22EDA" w:rsidRPr="009D13F1">
        <w:rPr>
          <w:rFonts w:ascii="Arial" w:hAnsi="Arial" w:cs="Arial"/>
          <w:color w:val="222222"/>
          <w:sz w:val="22"/>
          <w:szCs w:val="22"/>
          <w:lang w:val="en"/>
        </w:rPr>
        <w:t>were</w:t>
      </w:r>
      <w:r w:rsidRPr="009D13F1">
        <w:rPr>
          <w:rFonts w:ascii="Arial" w:hAnsi="Arial" w:cs="Arial"/>
          <w:color w:val="222222"/>
          <w:sz w:val="22"/>
          <w:szCs w:val="22"/>
          <w:lang w:val="en"/>
        </w:rPr>
        <w:t xml:space="preserve"> </w:t>
      </w:r>
      <w:r w:rsidR="00B22EDA" w:rsidRPr="009D13F1">
        <w:rPr>
          <w:rFonts w:ascii="Arial" w:hAnsi="Arial" w:cs="Arial"/>
          <w:color w:val="222222"/>
          <w:sz w:val="22"/>
          <w:szCs w:val="22"/>
          <w:lang w:val="en"/>
        </w:rPr>
        <w:t>received</w:t>
      </w:r>
      <w:proofErr w:type="gramEnd"/>
      <w:r w:rsidR="00B22EDA" w:rsidRPr="009D13F1">
        <w:rPr>
          <w:rFonts w:ascii="Arial" w:hAnsi="Arial" w:cs="Arial"/>
          <w:color w:val="222222"/>
          <w:sz w:val="22"/>
          <w:szCs w:val="22"/>
          <w:lang w:val="en"/>
        </w:rPr>
        <w:t xml:space="preserve"> from all subjects while </w:t>
      </w:r>
      <w:r w:rsidRPr="009D13F1">
        <w:rPr>
          <w:rFonts w:ascii="Arial" w:hAnsi="Arial" w:cs="Arial"/>
          <w:color w:val="222222"/>
          <w:sz w:val="22"/>
          <w:szCs w:val="22"/>
          <w:lang w:val="en"/>
        </w:rPr>
        <w:t xml:space="preserve">ethical approval was obtained from the </w:t>
      </w:r>
      <w:r w:rsidR="00B22EDA" w:rsidRPr="009D13F1">
        <w:rPr>
          <w:rFonts w:ascii="Arial" w:hAnsi="Arial" w:cs="Arial"/>
          <w:color w:val="222222"/>
          <w:sz w:val="22"/>
          <w:szCs w:val="22"/>
          <w:lang w:val="en"/>
        </w:rPr>
        <w:t xml:space="preserve">institutional review board (IRB) of </w:t>
      </w:r>
      <w:r w:rsidR="00621CF1" w:rsidRPr="009D13F1">
        <w:rPr>
          <w:rFonts w:ascii="Arial" w:hAnsi="Arial" w:cs="Arial"/>
          <w:color w:val="222222"/>
          <w:sz w:val="22"/>
          <w:szCs w:val="22"/>
          <w:lang w:val="en"/>
        </w:rPr>
        <w:t xml:space="preserve">Shanghai Guanghua Hospital </w:t>
      </w:r>
      <w:r w:rsidRPr="009D13F1">
        <w:rPr>
          <w:rFonts w:ascii="Arial" w:hAnsi="Arial" w:cs="Arial"/>
          <w:color w:val="222222"/>
          <w:sz w:val="22"/>
          <w:szCs w:val="22"/>
          <w:lang w:val="en"/>
        </w:rPr>
        <w:t>(</w:t>
      </w:r>
      <w:r w:rsidR="000D4426">
        <w:rPr>
          <w:rFonts w:ascii="Arial" w:hAnsi="Arial" w:cs="Arial"/>
          <w:sz w:val="22"/>
          <w:szCs w:val="22"/>
        </w:rPr>
        <w:t xml:space="preserve">IRB: </w:t>
      </w:r>
      <w:r w:rsidR="000D4426" w:rsidRPr="00321EA4">
        <w:rPr>
          <w:rFonts w:ascii="Arial" w:hAnsi="Arial" w:cs="Arial"/>
          <w:sz w:val="22"/>
          <w:szCs w:val="22"/>
          <w:highlight w:val="yellow"/>
          <w:rPrChange w:id="20" w:author="Guo, Shicheng" w:date="2019-09-26T20:59:00Z">
            <w:rPr>
              <w:rFonts w:ascii="Arial" w:hAnsi="Arial" w:cs="Arial"/>
              <w:sz w:val="22"/>
              <w:szCs w:val="22"/>
            </w:rPr>
          </w:rPrChange>
        </w:rPr>
        <w:t>HS17GX254-2017</w:t>
      </w:r>
      <w:r w:rsidR="000D4426">
        <w:rPr>
          <w:rFonts w:ascii="Arial" w:hAnsi="Arial" w:cs="Arial"/>
          <w:color w:val="222222"/>
          <w:sz w:val="22"/>
          <w:szCs w:val="22"/>
          <w:lang w:val="en"/>
        </w:rPr>
        <w:t>)</w:t>
      </w:r>
      <w:r w:rsidRPr="009D13F1">
        <w:rPr>
          <w:rFonts w:ascii="Arial" w:hAnsi="Arial" w:cs="Arial"/>
          <w:color w:val="222222"/>
          <w:sz w:val="22"/>
          <w:szCs w:val="22"/>
          <w:lang w:val="en"/>
        </w:rPr>
        <w:t xml:space="preserve">. </w:t>
      </w:r>
      <w:r w:rsidR="001343FB" w:rsidRPr="009D13F1">
        <w:rPr>
          <w:rFonts w:ascii="Arial" w:hAnsi="Arial" w:cs="Arial"/>
          <w:sz w:val="22"/>
          <w:szCs w:val="22"/>
        </w:rPr>
        <w:t xml:space="preserve">On </w:t>
      </w:r>
      <w:r w:rsidR="001343FB">
        <w:rPr>
          <w:rFonts w:ascii="Arial" w:hAnsi="Arial" w:cs="Arial"/>
          <w:sz w:val="22"/>
          <w:szCs w:val="22"/>
        </w:rPr>
        <w:t>the December</w:t>
      </w:r>
      <w:r w:rsidR="001343FB" w:rsidRPr="009D13F1">
        <w:rPr>
          <w:rFonts w:ascii="Arial" w:hAnsi="Arial" w:cs="Arial"/>
          <w:sz w:val="22"/>
          <w:szCs w:val="22"/>
        </w:rPr>
        <w:t xml:space="preserve"> 15, 201</w:t>
      </w:r>
      <w:r w:rsidR="001343FB">
        <w:rPr>
          <w:rFonts w:ascii="Arial" w:hAnsi="Arial" w:cs="Arial"/>
          <w:sz w:val="22"/>
          <w:szCs w:val="22"/>
        </w:rPr>
        <w:t>7</w:t>
      </w:r>
      <w:r w:rsidR="001343FB" w:rsidRPr="009D13F1">
        <w:rPr>
          <w:rFonts w:ascii="Arial" w:hAnsi="Arial" w:cs="Arial"/>
          <w:sz w:val="22"/>
          <w:szCs w:val="22"/>
        </w:rPr>
        <w:t xml:space="preserve">, the study </w:t>
      </w:r>
      <w:proofErr w:type="gramStart"/>
      <w:r w:rsidR="001343FB" w:rsidRPr="009D13F1">
        <w:rPr>
          <w:rFonts w:ascii="Arial" w:hAnsi="Arial" w:cs="Arial"/>
          <w:sz w:val="22"/>
          <w:szCs w:val="22"/>
        </w:rPr>
        <w:t xml:space="preserve">was reviewed and approved by </w:t>
      </w:r>
      <w:r w:rsidR="001343FB">
        <w:rPr>
          <w:rFonts w:ascii="Arial" w:hAnsi="Arial" w:cs="Arial"/>
          <w:sz w:val="22"/>
          <w:szCs w:val="22"/>
        </w:rPr>
        <w:t>Shanghai Guanghua Hospital</w:t>
      </w:r>
      <w:r w:rsidR="000D4426">
        <w:rPr>
          <w:rFonts w:ascii="Arial" w:hAnsi="Arial" w:cs="Arial"/>
          <w:sz w:val="22"/>
          <w:szCs w:val="22"/>
        </w:rPr>
        <w:t xml:space="preserve">, </w:t>
      </w:r>
      <w:r w:rsidR="001343FB" w:rsidRPr="009D13F1">
        <w:rPr>
          <w:rFonts w:ascii="Arial" w:hAnsi="Arial" w:cs="Arial"/>
          <w:sz w:val="22"/>
          <w:szCs w:val="22"/>
        </w:rPr>
        <w:t>Institutional Review Board</w:t>
      </w:r>
      <w:r w:rsidR="000D4426">
        <w:rPr>
          <w:rFonts w:ascii="Arial" w:hAnsi="Arial" w:cs="Arial"/>
          <w:sz w:val="22"/>
          <w:szCs w:val="22"/>
        </w:rPr>
        <w:t xml:space="preserve"> with the t</w:t>
      </w:r>
      <w:r w:rsidR="001343FB" w:rsidRPr="009D13F1">
        <w:rPr>
          <w:rFonts w:ascii="Arial" w:hAnsi="Arial" w:cs="Arial"/>
          <w:sz w:val="22"/>
          <w:szCs w:val="22"/>
        </w:rPr>
        <w:t>itle</w:t>
      </w:r>
      <w:proofErr w:type="gramEnd"/>
      <w:r w:rsidR="001343FB" w:rsidRPr="009D13F1">
        <w:rPr>
          <w:rFonts w:ascii="Arial" w:hAnsi="Arial" w:cs="Arial"/>
          <w:sz w:val="22"/>
          <w:szCs w:val="22"/>
        </w:rPr>
        <w:t>:</w:t>
      </w:r>
      <w:r w:rsidR="001343FB" w:rsidRPr="005B2F09">
        <w:rPr>
          <w:rFonts w:ascii="Arial" w:hAnsi="Arial" w:cs="Arial"/>
          <w:sz w:val="22"/>
          <w:szCs w:val="22"/>
        </w:rPr>
        <w:t xml:space="preserve"> Genetic and Epigenetics study to human complex diseases</w:t>
      </w:r>
      <w:r w:rsidR="001343FB" w:rsidRPr="009D13F1">
        <w:rPr>
          <w:rFonts w:ascii="Arial" w:hAnsi="Arial" w:cs="Arial"/>
          <w:sz w:val="22"/>
          <w:szCs w:val="22"/>
        </w:rPr>
        <w:t>.</w:t>
      </w:r>
    </w:p>
    <w:p w14:paraId="3FAC36A0" w14:textId="56B4AF14" w:rsidR="00B07AF4" w:rsidRPr="009D13F1" w:rsidRDefault="009A1CB6" w:rsidP="009060CA">
      <w:pPr>
        <w:pStyle w:val="Heading3"/>
        <w:spacing w:before="0"/>
        <w:rPr>
          <w:rFonts w:ascii="Arial" w:hAnsi="Arial" w:cs="Arial"/>
          <w:b/>
          <w:color w:val="auto"/>
          <w:sz w:val="22"/>
          <w:szCs w:val="22"/>
        </w:rPr>
      </w:pPr>
      <w:r w:rsidRPr="009D13F1">
        <w:rPr>
          <w:rFonts w:ascii="Arial" w:hAnsi="Arial" w:cs="Arial"/>
          <w:b/>
          <w:color w:val="auto"/>
          <w:sz w:val="22"/>
          <w:szCs w:val="22"/>
        </w:rPr>
        <w:lastRenderedPageBreak/>
        <w:t>Exome enrichment, exome-sequencing and variants calling</w:t>
      </w:r>
    </w:p>
    <w:p w14:paraId="6450CEFD" w14:textId="7D2885A1" w:rsidR="00877830" w:rsidRPr="009D13F1" w:rsidRDefault="00602EAF" w:rsidP="009060CA">
      <w:pPr>
        <w:rPr>
          <w:rFonts w:ascii="Arial" w:hAnsi="Arial" w:cs="Arial"/>
          <w:color w:val="222222"/>
          <w:sz w:val="22"/>
          <w:szCs w:val="22"/>
          <w:lang w:val="en"/>
        </w:rPr>
      </w:pPr>
      <w:r w:rsidRPr="009D13F1">
        <w:rPr>
          <w:rFonts w:ascii="Arial" w:hAnsi="Arial" w:cs="Arial"/>
          <w:color w:val="222222"/>
          <w:sz w:val="22"/>
          <w:szCs w:val="22"/>
          <w:lang w:val="en"/>
        </w:rPr>
        <w:t xml:space="preserve">The genomic DNAs were exacted and sonicated to an average size of 200bp (range 100-500bp). The targeted DNA fragments were captured pulldown and exon-wide libraries were created using the Roche SeqCap EZ Exome V3 and TruePrep DNA Library Prep Kit V2 for Illumina (#TD501, Vazyme, Nanjing, China), and paired-end sequence data was generated using Illumina HiSeq machines. The sequence data, aligned to the human reference genome (NCBI build 37) using </w:t>
      </w:r>
      <w:r w:rsidR="009936BB" w:rsidRPr="009D13F1">
        <w:rPr>
          <w:rFonts w:ascii="Arial" w:hAnsi="Arial" w:cs="Arial"/>
          <w:color w:val="222222"/>
          <w:sz w:val="22"/>
          <w:szCs w:val="22"/>
          <w:lang w:val="en"/>
        </w:rPr>
        <w:t>Burrows-Wheeler Aligner (</w:t>
      </w:r>
      <w:r w:rsidRPr="009D13F1">
        <w:rPr>
          <w:rFonts w:ascii="Arial" w:hAnsi="Arial" w:cs="Arial"/>
          <w:color w:val="222222"/>
          <w:sz w:val="22"/>
          <w:szCs w:val="22"/>
          <w:lang w:val="en"/>
        </w:rPr>
        <w:t>BWA</w:t>
      </w:r>
      <w:r w:rsidR="00481EC7" w:rsidRPr="009D13F1">
        <w:rPr>
          <w:rFonts w:ascii="Arial" w:hAnsi="Arial" w:cs="Arial"/>
          <w:color w:val="222222"/>
          <w:sz w:val="22"/>
          <w:szCs w:val="22"/>
          <w:lang w:val="en"/>
        </w:rPr>
        <w:t>, v0.5.9-r16</w:t>
      </w:r>
      <w:r w:rsidR="009936BB" w:rsidRPr="009D13F1">
        <w:rPr>
          <w:rFonts w:ascii="Arial" w:hAnsi="Arial" w:cs="Arial"/>
          <w:color w:val="222222"/>
          <w:sz w:val="22"/>
          <w:szCs w:val="22"/>
          <w:lang w:val="en"/>
        </w:rPr>
        <w:t>)</w:t>
      </w:r>
      <w:r w:rsidR="002D703A" w:rsidRPr="009D13F1">
        <w:rPr>
          <w:rFonts w:ascii="Arial" w:hAnsi="Arial" w:cs="Arial"/>
          <w:color w:val="222222"/>
          <w:sz w:val="22"/>
          <w:szCs w:val="22"/>
          <w:lang w:val="en"/>
        </w:rPr>
        <w:t xml:space="preserve"> with recommended default setting</w:t>
      </w:r>
      <w:r w:rsidR="00481EC7" w:rsidRPr="009D13F1">
        <w:rPr>
          <w:rFonts w:ascii="Arial" w:hAnsi="Arial" w:cs="Arial"/>
          <w:color w:val="222222"/>
          <w:sz w:val="22"/>
          <w:szCs w:val="22"/>
          <w:lang w:val="en"/>
        </w:rPr>
        <w:fldChar w:fldCharType="begin"/>
      </w:r>
      <w:r w:rsidR="00481EC7" w:rsidRPr="009D13F1">
        <w:rPr>
          <w:rFonts w:ascii="Arial" w:hAnsi="Arial" w:cs="Arial"/>
          <w:color w:val="222222"/>
          <w:sz w:val="22"/>
          <w:szCs w:val="22"/>
          <w:lang w:val="en"/>
        </w:rPr>
        <w:instrText xml:space="preserve"> ADDIN EN.CITE &lt;EndNote&gt;&lt;Cite&gt;&lt;Author&gt;Li&lt;/Author&gt;&lt;Year&gt;2009&lt;/Year&gt;&lt;RecNum&gt;11219&lt;/RecNum&gt;&lt;DisplayText&gt;[1]&lt;/DisplayText&gt;&lt;record&gt;&lt;rec-number&gt;11219&lt;/rec-number&gt;&lt;foreign-keys&gt;&lt;key app="EN" db-id="trpe9xp9a5trtnez0x2pvee92e99dw0wpv5d" timestamp="1568942557"&gt;11219&lt;/key&gt;&lt;/foreign-keys&gt;&lt;ref-type name="Journal Article"&gt;17&lt;/ref-type&gt;&lt;contributors&gt;&lt;authors&gt;&lt;author&gt;Li, H.&lt;/author&gt;&lt;author&gt;Durbin, R.&lt;/author&gt;&lt;/authors&gt;&lt;/contributors&gt;&lt;auth-address&gt;Wellcome Trust Sanger Institute, Wellcome Trust Genome Campus, Cambridge, CB10 1SA, UK.&lt;/auth-address&gt;&lt;titles&gt;&lt;title&gt;Fast and accurate short read alignment with Burrows-Wheeler transform&lt;/title&gt;&lt;secondary-title&gt;Bioinformatics&lt;/secondary-title&gt;&lt;/titles&gt;&lt;periodical&gt;&lt;full-title&gt;Bioinformatics&lt;/full-title&gt;&lt;/periodical&gt;&lt;pages&gt;1754-60&lt;/pages&gt;&lt;volume&gt;25&lt;/volume&gt;&lt;number&gt;14&lt;/number&gt;&lt;edition&gt;2009/05/20&lt;/edition&gt;&lt;keywords&gt;&lt;keyword&gt;*Algorithms&lt;/keyword&gt;&lt;keyword&gt;Genomics/*methods&lt;/keyword&gt;&lt;keyword&gt;Sequence Alignment/*methods&lt;/keyword&gt;&lt;keyword&gt;Sequence Analysis, DNA/methods&lt;/keyword&gt;&lt;keyword&gt;*Software&lt;/keyword&gt;&lt;/keywords&gt;&lt;dates&gt;&lt;year&gt;2009&lt;/year&gt;&lt;pub-dates&gt;&lt;date&gt;Jul 15&lt;/date&gt;&lt;/pub-dates&gt;&lt;/dates&gt;&lt;isbn&gt;1367-4811 (Electronic)&amp;#xD;1367-4803 (Linking)&lt;/isbn&gt;&lt;accession-num&gt;19451168&lt;/accession-num&gt;&lt;urls&gt;&lt;related-urls&gt;&lt;url&gt;https://www.ncbi.nlm.nih.gov/pubmed/19451168&lt;/url&gt;&lt;/related-urls&gt;&lt;/urls&gt;&lt;custom2&gt;PMC2705234&lt;/custom2&gt;&lt;electronic-resource-num&gt;10.1093/bioinformatics/btp324&lt;/electronic-resource-num&gt;&lt;/record&gt;&lt;/Cite&gt;&lt;/EndNote&gt;</w:instrText>
      </w:r>
      <w:r w:rsidR="00481EC7"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[1]</w:t>
      </w:r>
      <w:r w:rsidR="00481EC7" w:rsidRPr="009D13F1">
        <w:rPr>
          <w:rFonts w:ascii="Arial" w:hAnsi="Arial" w:cs="Arial"/>
          <w:color w:val="222222"/>
          <w:sz w:val="22"/>
          <w:szCs w:val="22"/>
          <w:lang w:val="en"/>
        </w:rPr>
        <w:fldChar w:fldCharType="end"/>
      </w:r>
      <w:r w:rsidRPr="009D13F1">
        <w:rPr>
          <w:rFonts w:ascii="Arial" w:hAnsi="Arial" w:cs="Arial"/>
          <w:color w:val="222222"/>
          <w:sz w:val="22"/>
          <w:szCs w:val="22"/>
          <w:lang w:val="en"/>
        </w:rPr>
        <w:t xml:space="preserve">, and sorted and removed PCR duplication using GATK 4.1.2.0 </w:t>
      </w:r>
      <w:r w:rsidRPr="009D13F1">
        <w:rPr>
          <w:rFonts w:ascii="Arial" w:hAnsi="Arial" w:cs="Arial"/>
          <w:color w:val="222222"/>
          <w:sz w:val="22"/>
          <w:szCs w:val="22"/>
          <w:lang w:val="en"/>
        </w:rPr>
        <w:fldChar w:fldCharType="begin"/>
      </w:r>
      <w:r w:rsidR="00481EC7" w:rsidRPr="009D13F1">
        <w:rPr>
          <w:rFonts w:ascii="Arial" w:hAnsi="Arial" w:cs="Arial"/>
          <w:color w:val="222222"/>
          <w:sz w:val="22"/>
          <w:szCs w:val="22"/>
          <w:lang w:val="en"/>
        </w:rPr>
        <w:instrText xml:space="preserve"> ADDIN EN.CITE &lt;EndNote&gt;&lt;Cite&gt;&lt;Author&gt;McKenna&lt;/Author&gt;&lt;Year&gt;2010&lt;/Year&gt;&lt;RecNum&gt;10&lt;/RecNum&gt;&lt;DisplayText&gt;[2]&lt;/DisplayText&gt;&lt;record&gt;&lt;rec-number&gt;10&lt;/rec-number&gt;&lt;foreign-keys&gt;&lt;key app="EN" db-id="vdte5p5t2a9rt7epaez55pt2d5de2wda2f5f" timestamp="1541041360"&gt;10&lt;/key&gt;&lt;/foreign-keys&gt;&lt;ref-type name="Journal Article"&gt;17&lt;/ref-type&gt;&lt;contributors&gt;&lt;authors&gt;&lt;author&gt;McKenna, A.&lt;/author&gt;&lt;author&gt;Hanna, M.&lt;/author&gt;&lt;author&gt;Banks, E.&lt;/author&gt;&lt;author&gt;Sivachenko, A.&lt;/author&gt;&lt;author&gt;Cibulskis, K.&lt;/author&gt;&lt;author&gt;Kernytsky, A.&lt;/author&gt;&lt;author&gt;Garimella, K.&lt;/author&gt;&lt;author&gt;Altshuler, D.&lt;/author&gt;&lt;author&gt;Gabriel, S.&lt;/author&gt;&lt;author&gt;Daly, M.&lt;/author&gt;&lt;author&gt;DePristo, M. A.&lt;/author&gt;&lt;/authors&gt;&lt;/contributors&gt;&lt;auth-address&gt;Program in Medical and Population Genetics, The Broad Institute of Harvard and MIT, Cambridge, Massachusetts 02142, USA.&lt;/auth-address&gt;&lt;titles&gt;&lt;title&gt;The Genome Analysis Toolkit: a MapReduce framework for analyzing next-generation DNA sequencing data&lt;/title&gt;&lt;secondary-title&gt;Genome Res&lt;/secondary-title&gt;&lt;/titles&gt;&lt;periodical&gt;&lt;full-title&gt;Genome Res&lt;/full-title&gt;&lt;/periodical&gt;&lt;pages&gt;1297-303&lt;/pages&gt;&lt;volume&gt;20&lt;/volume&gt;&lt;number&gt;9&lt;/number&gt;&lt;keywords&gt;&lt;keyword&gt;Base Sequence&lt;/keyword&gt;&lt;keyword&gt;*Genome&lt;/keyword&gt;&lt;keyword&gt;Genomics/*methods&lt;/keyword&gt;&lt;keyword&gt;Sequence Analysis, DNA/*methods&lt;/keyword&gt;&lt;keyword&gt;*Software&lt;/keyword&gt;&lt;/keywords&gt;&lt;dates&gt;&lt;year&gt;2010&lt;/year&gt;&lt;pub-dates&gt;&lt;date&gt;Sep&lt;/date&gt;&lt;/pub-dates&gt;&lt;/dates&gt;&lt;isbn&gt;1549-5469 (Electronic)&amp;#xD;1088-9051 (Linking)&lt;/isbn&gt;&lt;accession-num&gt;20644199&lt;/accession-num&gt;&lt;urls&gt;&lt;related-urls&gt;&lt;url&gt;https://www.ncbi.nlm.nih.gov/pubmed/20644199&lt;/url&gt;&lt;/related-urls&gt;&lt;/urls&gt;&lt;custom2&gt;PMC2928508&lt;/custom2&gt;&lt;electronic-resource-num&gt;10.1101/gr.107524.110&lt;/electronic-resource-num&gt;&lt;/record&gt;&lt;/Cite&gt;&lt;/EndNote&gt;</w:instrText>
      </w:r>
      <w:r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[2]</w:t>
      </w:r>
      <w:r w:rsidRPr="009D13F1">
        <w:rPr>
          <w:rFonts w:ascii="Arial" w:hAnsi="Arial" w:cs="Arial"/>
          <w:color w:val="222222"/>
          <w:sz w:val="22"/>
          <w:szCs w:val="22"/>
          <w:lang w:val="en"/>
        </w:rPr>
        <w:fldChar w:fldCharType="end"/>
      </w:r>
      <w:r w:rsidRPr="009D13F1">
        <w:rPr>
          <w:rFonts w:ascii="Arial" w:hAnsi="Arial" w:cs="Arial"/>
          <w:color w:val="222222"/>
          <w:sz w:val="22"/>
          <w:szCs w:val="22"/>
          <w:lang w:val="en"/>
        </w:rPr>
        <w:t xml:space="preserve">. </w:t>
      </w:r>
      <w:r w:rsidR="009936BB" w:rsidRPr="009D13F1">
        <w:rPr>
          <w:rFonts w:ascii="Arial" w:hAnsi="Arial" w:cs="Arial"/>
          <w:color w:val="222222"/>
          <w:sz w:val="22"/>
          <w:szCs w:val="22"/>
          <w:lang w:val="en"/>
        </w:rPr>
        <w:t>Reads that were un</w:t>
      </w:r>
      <w:r w:rsidR="00F2542F" w:rsidRPr="009D13F1">
        <w:rPr>
          <w:rFonts w:ascii="Arial" w:hAnsi="Arial" w:cs="Arial"/>
          <w:color w:val="222222"/>
          <w:sz w:val="22"/>
          <w:szCs w:val="22"/>
          <w:lang w:val="en"/>
        </w:rPr>
        <w:t>mapped, PCR caused</w:t>
      </w:r>
      <w:r w:rsidR="009936BB" w:rsidRPr="009D13F1">
        <w:rPr>
          <w:rFonts w:ascii="Arial" w:hAnsi="Arial" w:cs="Arial"/>
          <w:color w:val="222222"/>
          <w:sz w:val="22"/>
          <w:szCs w:val="22"/>
          <w:lang w:val="en"/>
        </w:rPr>
        <w:t xml:space="preserve"> duplicates and reads mapp</w:t>
      </w:r>
      <w:r w:rsidR="00F2542F" w:rsidRPr="009D13F1">
        <w:rPr>
          <w:rFonts w:ascii="Arial" w:hAnsi="Arial" w:cs="Arial"/>
          <w:color w:val="222222"/>
          <w:sz w:val="22"/>
          <w:szCs w:val="22"/>
          <w:lang w:val="en"/>
        </w:rPr>
        <w:t xml:space="preserve">ing </w:t>
      </w:r>
      <w:r w:rsidR="005F6BF9" w:rsidRPr="009D13F1">
        <w:rPr>
          <w:rFonts w:ascii="Arial" w:hAnsi="Arial" w:cs="Arial"/>
          <w:color w:val="222222"/>
          <w:sz w:val="22"/>
          <w:szCs w:val="22"/>
          <w:lang w:val="en"/>
        </w:rPr>
        <w:t xml:space="preserve">&gt;150bp </w:t>
      </w:r>
      <w:r w:rsidR="00F2542F" w:rsidRPr="009D13F1">
        <w:rPr>
          <w:rFonts w:ascii="Arial" w:hAnsi="Arial" w:cs="Arial"/>
          <w:color w:val="222222"/>
          <w:sz w:val="22"/>
          <w:szCs w:val="22"/>
          <w:lang w:val="en"/>
        </w:rPr>
        <w:t xml:space="preserve">outside the targeted regions </w:t>
      </w:r>
      <w:proofErr w:type="gramStart"/>
      <w:r w:rsidR="00F2542F" w:rsidRPr="009D13F1">
        <w:rPr>
          <w:rFonts w:ascii="Arial" w:hAnsi="Arial" w:cs="Arial"/>
          <w:color w:val="222222"/>
          <w:sz w:val="22"/>
          <w:szCs w:val="22"/>
          <w:lang w:val="en"/>
        </w:rPr>
        <w:t xml:space="preserve">were </w:t>
      </w:r>
      <w:r w:rsidR="009936BB" w:rsidRPr="009D13F1">
        <w:rPr>
          <w:rFonts w:ascii="Arial" w:hAnsi="Arial" w:cs="Arial"/>
          <w:color w:val="222222"/>
          <w:sz w:val="22"/>
          <w:szCs w:val="22"/>
          <w:lang w:val="en"/>
        </w:rPr>
        <w:t>excluded</w:t>
      </w:r>
      <w:proofErr w:type="gramEnd"/>
      <w:r w:rsidR="009936BB" w:rsidRPr="009D13F1">
        <w:rPr>
          <w:rFonts w:ascii="Arial" w:hAnsi="Arial" w:cs="Arial"/>
          <w:color w:val="222222"/>
          <w:sz w:val="22"/>
          <w:szCs w:val="22"/>
          <w:lang w:val="en"/>
        </w:rPr>
        <w:t xml:space="preserve"> from the </w:t>
      </w:r>
      <w:r w:rsidR="00F2542F" w:rsidRPr="009D13F1">
        <w:rPr>
          <w:rFonts w:ascii="Arial" w:hAnsi="Arial" w:cs="Arial"/>
          <w:color w:val="222222"/>
          <w:sz w:val="22"/>
          <w:szCs w:val="22"/>
          <w:lang w:val="en"/>
        </w:rPr>
        <w:t xml:space="preserve">further </w:t>
      </w:r>
      <w:r w:rsidR="009936BB" w:rsidRPr="009D13F1">
        <w:rPr>
          <w:rFonts w:ascii="Arial" w:hAnsi="Arial" w:cs="Arial"/>
          <w:color w:val="222222"/>
          <w:sz w:val="22"/>
          <w:szCs w:val="22"/>
          <w:lang w:val="en"/>
        </w:rPr>
        <w:t xml:space="preserve">analysis. </w:t>
      </w:r>
      <w:r w:rsidR="001E21D9" w:rsidRPr="009D13F1">
        <w:rPr>
          <w:rFonts w:ascii="Arial" w:hAnsi="Arial" w:cs="Arial"/>
          <w:color w:val="222222"/>
          <w:sz w:val="22"/>
          <w:szCs w:val="22"/>
          <w:lang w:val="en"/>
        </w:rPr>
        <w:t>SNP and inDel calling were</w:t>
      </w:r>
      <w:r w:rsidRPr="009D13F1">
        <w:rPr>
          <w:rFonts w:ascii="Arial" w:hAnsi="Arial" w:cs="Arial"/>
          <w:color w:val="222222"/>
          <w:sz w:val="22"/>
          <w:szCs w:val="22"/>
          <w:lang w:val="en"/>
        </w:rPr>
        <w:t xml:space="preserve"> performed using </w:t>
      </w:r>
      <w:r w:rsidR="001E21D9" w:rsidRPr="009D13F1">
        <w:rPr>
          <w:rFonts w:ascii="Arial" w:hAnsi="Arial" w:cs="Arial"/>
          <w:color w:val="222222"/>
          <w:sz w:val="22"/>
          <w:szCs w:val="22"/>
          <w:lang w:val="en"/>
        </w:rPr>
        <w:t>GATK, Samtools</w:t>
      </w:r>
      <w:r w:rsidR="001E21D9" w:rsidRPr="009D13F1">
        <w:rPr>
          <w:rFonts w:ascii="Arial" w:hAnsi="Arial" w:cs="Arial"/>
          <w:color w:val="222222"/>
          <w:sz w:val="22"/>
          <w:szCs w:val="22"/>
          <w:lang w:val="en"/>
        </w:rPr>
        <w:fldChar w:fldCharType="begin"/>
      </w:r>
      <w:r w:rsidR="00481EC7" w:rsidRPr="009D13F1">
        <w:rPr>
          <w:rFonts w:ascii="Arial" w:hAnsi="Arial" w:cs="Arial"/>
          <w:color w:val="222222"/>
          <w:sz w:val="22"/>
          <w:szCs w:val="22"/>
          <w:lang w:val="en"/>
        </w:rPr>
        <w:instrText xml:space="preserve"> ADDIN EN.CITE &lt;EndNote&gt;&lt;Cite&gt;&lt;Author&gt;Li&lt;/Author&gt;&lt;Year&gt;2009&lt;/Year&gt;&lt;RecNum&gt;11207&lt;/RecNum&gt;&lt;DisplayText&gt;[3]&lt;/DisplayText&gt;&lt;record&gt;&lt;rec-number&gt;11207&lt;/rec-number&gt;&lt;foreign-keys&gt;&lt;key app="EN" db-id="trpe9xp9a5trtnez0x2pvee92e99dw0wpv5d" timestamp="1568941950"&gt;11207&lt;/key&gt;&lt;/foreign-keys&gt;&lt;ref-type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R.&lt;/author&gt;&lt;author&gt;Genome Project Data Processing, Subgroup&lt;/author&gt;&lt;/authors&gt;&lt;/contributors&gt;&lt;auth-address&gt;Wellcome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titles&gt;&lt;periodical&gt;&lt;full-title&gt;Bioinformatics&lt;/full-title&gt;&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15&lt;/date&gt;&lt;/pub-dates&gt;&lt;/dates&gt;&lt;isbn&gt;1367-4811 (Electronic)&amp;#xD;1367-4803 (Linking)&lt;/isbn&gt;&lt;accession-num&gt;19505943&lt;/accession-num&gt;&lt;urls&gt;&lt;related-urls&gt;&lt;url&gt;https://www.ncbi.nlm.nih.gov/pubmed/19505943&lt;/url&gt;&lt;/related-urls&gt;&lt;/urls&gt;&lt;custom2&gt;PMC2723002&lt;/custom2&gt;&lt;electronic-resource-num&gt;10.1093/bioinformatics/btp352&lt;/electronic-resource-num&gt;&lt;/record&gt;&lt;/Cite&gt;&lt;/EndNote&gt;</w:instrText>
      </w:r>
      <w:r w:rsidR="001E21D9"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[3]</w:t>
      </w:r>
      <w:r w:rsidR="001E21D9" w:rsidRPr="009D13F1">
        <w:rPr>
          <w:rFonts w:ascii="Arial" w:hAnsi="Arial" w:cs="Arial"/>
          <w:color w:val="222222"/>
          <w:sz w:val="22"/>
          <w:szCs w:val="22"/>
          <w:lang w:val="en"/>
        </w:rPr>
        <w:fldChar w:fldCharType="end"/>
      </w:r>
      <w:r w:rsidR="001E21D9" w:rsidRPr="009D13F1">
        <w:rPr>
          <w:rFonts w:ascii="Arial" w:hAnsi="Arial" w:cs="Arial"/>
          <w:color w:val="222222"/>
          <w:sz w:val="22"/>
          <w:szCs w:val="22"/>
          <w:lang w:val="en"/>
        </w:rPr>
        <w:t xml:space="preserve"> and Varscan </w:t>
      </w:r>
      <w:r w:rsidR="001E21D9" w:rsidRPr="009D13F1">
        <w:rPr>
          <w:rFonts w:ascii="Arial" w:hAnsi="Arial" w:cs="Arial"/>
          <w:color w:val="222222"/>
          <w:sz w:val="22"/>
          <w:szCs w:val="22"/>
          <w:lang w:val="en"/>
        </w:rPr>
        <w:fldChar w:fldCharType="begin">
          <w:fldData xml:space="preserve">PEVuZE5vdGU+PENpdGU+PEF1dGhvcj5Lb2JvbGR0PC9BdXRob3I+PFllYXI+MjAxMjwvWWVhcj48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</w:fldData>
        </w:fldChar>
      </w:r>
      <w:r w:rsidR="00481EC7" w:rsidRPr="009D13F1">
        <w:rPr>
          <w:rFonts w:ascii="Arial" w:hAnsi="Arial" w:cs="Arial"/>
          <w:color w:val="222222"/>
          <w:sz w:val="22"/>
          <w:szCs w:val="22"/>
          <w:lang w:val="en"/>
        </w:rPr>
        <w:instrText xml:space="preserve"> ADDIN EN.CITE </w:instrText>
      </w:r>
      <w:r w:rsidR="00481EC7" w:rsidRPr="009D13F1">
        <w:rPr>
          <w:rFonts w:ascii="Arial" w:hAnsi="Arial" w:cs="Arial"/>
          <w:color w:val="222222"/>
          <w:sz w:val="22"/>
          <w:szCs w:val="22"/>
          <w:lang w:val="en"/>
        </w:rPr>
        <w:fldChar w:fldCharType="begin">
          <w:fldData xml:space="preserve">PEVuZE5vdGU+PENpdGU+PEF1dGhvcj5Lb2JvbGR0PC9BdXRob3I+PFllYXI+MjAxMjwvWWVhcj48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</w:fldData>
        </w:fldChar>
      </w:r>
      <w:r w:rsidR="00481EC7" w:rsidRPr="009D13F1">
        <w:rPr>
          <w:rFonts w:ascii="Arial" w:hAnsi="Arial" w:cs="Arial"/>
          <w:color w:val="222222"/>
          <w:sz w:val="22"/>
          <w:szCs w:val="22"/>
          <w:lang w:val="en"/>
        </w:rPr>
        <w:instrText xml:space="preserve"> ADDIN EN.CITE.DATA </w:instrText>
      </w:r>
      <w:r w:rsidR="00481EC7" w:rsidRPr="009D13F1">
        <w:rPr>
          <w:rFonts w:ascii="Arial" w:hAnsi="Arial" w:cs="Arial"/>
          <w:color w:val="222222"/>
          <w:sz w:val="22"/>
          <w:szCs w:val="22"/>
          <w:lang w:val="en"/>
        </w:rPr>
      </w:r>
      <w:r w:rsidR="00481EC7" w:rsidRPr="009D13F1">
        <w:rPr>
          <w:rFonts w:ascii="Arial" w:hAnsi="Arial" w:cs="Arial"/>
          <w:color w:val="222222"/>
          <w:sz w:val="22"/>
          <w:szCs w:val="22"/>
          <w:lang w:val="en"/>
        </w:rPr>
        <w:fldChar w:fldCharType="end"/>
      </w:r>
      <w:r w:rsidR="001E21D9" w:rsidRPr="009D13F1">
        <w:rPr>
          <w:rFonts w:ascii="Arial" w:hAnsi="Arial" w:cs="Arial"/>
          <w:color w:val="222222"/>
          <w:sz w:val="22"/>
          <w:szCs w:val="22"/>
          <w:lang w:val="en"/>
        </w:rPr>
      </w:r>
      <w:r w:rsidR="001E21D9"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[4]</w:t>
      </w:r>
      <w:r w:rsidR="001E21D9" w:rsidRPr="009D13F1">
        <w:rPr>
          <w:rFonts w:ascii="Arial" w:hAnsi="Arial" w:cs="Arial"/>
          <w:color w:val="222222"/>
          <w:sz w:val="22"/>
          <w:szCs w:val="22"/>
          <w:lang w:val="en"/>
        </w:rPr>
        <w:fldChar w:fldCharType="end"/>
      </w:r>
      <w:r w:rsidR="001E21D9" w:rsidRPr="009D13F1">
        <w:rPr>
          <w:rFonts w:ascii="Arial" w:hAnsi="Arial" w:cs="Arial"/>
          <w:color w:val="222222"/>
          <w:sz w:val="22"/>
          <w:szCs w:val="22"/>
          <w:lang w:val="en"/>
        </w:rPr>
        <w:t xml:space="preserve"> with custom bash and Perl script</w:t>
      </w:r>
      <w:r w:rsidRPr="009D13F1">
        <w:rPr>
          <w:rFonts w:ascii="Arial" w:hAnsi="Arial" w:cs="Arial"/>
          <w:color w:val="222222"/>
          <w:sz w:val="22"/>
          <w:szCs w:val="22"/>
          <w:lang w:val="en"/>
        </w:rPr>
        <w:t xml:space="preserve">. Copy number variants (CNVs) from whole-exome sequencing data were detected by </w:t>
      </w:r>
      <w:r w:rsidR="009936BB" w:rsidRPr="009D13F1">
        <w:rPr>
          <w:rFonts w:ascii="Arial" w:hAnsi="Arial" w:cs="Arial"/>
          <w:color w:val="222222"/>
          <w:sz w:val="22"/>
          <w:szCs w:val="22"/>
          <w:lang w:val="en"/>
        </w:rPr>
        <w:t xml:space="preserve">multiple calling algorithms including </w:t>
      </w:r>
      <w:r w:rsidRPr="009D13F1">
        <w:rPr>
          <w:rFonts w:ascii="Arial" w:hAnsi="Arial" w:cs="Arial"/>
          <w:color w:val="222222"/>
          <w:sz w:val="22"/>
          <w:szCs w:val="22"/>
          <w:lang w:val="en"/>
        </w:rPr>
        <w:t xml:space="preserve">GATK4.1.2.0 </w:t>
      </w:r>
      <w:r w:rsidRPr="009D13F1">
        <w:rPr>
          <w:rFonts w:ascii="Arial" w:hAnsi="Arial" w:cs="Arial"/>
          <w:color w:val="222222"/>
          <w:sz w:val="22"/>
          <w:szCs w:val="22"/>
          <w:lang w:val="en"/>
        </w:rPr>
        <w:fldChar w:fldCharType="begin"/>
      </w:r>
      <w:r w:rsidR="00481EC7" w:rsidRPr="009D13F1">
        <w:rPr>
          <w:rFonts w:ascii="Arial" w:hAnsi="Arial" w:cs="Arial"/>
          <w:color w:val="222222"/>
          <w:sz w:val="22"/>
          <w:szCs w:val="22"/>
          <w:lang w:val="en"/>
        </w:rPr>
        <w:instrText xml:space="preserve"> ADDIN EN.CITE &lt;EndNote&gt;&lt;Cite&gt;&lt;Author&gt;McKenna&lt;/Author&gt;&lt;Year&gt;2010&lt;/Year&gt;&lt;RecNum&gt;10&lt;/RecNum&gt;&lt;DisplayText&gt;[2]&lt;/DisplayText&gt;&lt;record&gt;&lt;rec-number&gt;10&lt;/rec-number&gt;&lt;foreign-keys&gt;&lt;key app="EN" db-id="vdte5p5t2a9rt7epaez55pt2d5de2wda2f5f" timestamp="1541041360"&gt;10&lt;/key&gt;&lt;/foreign-keys&gt;&lt;ref-type name="Journal Article"&gt;17&lt;/ref-type&gt;&lt;contributors&gt;&lt;authors&gt;&lt;author&gt;McKenna, A.&lt;/author&gt;&lt;author&gt;Hanna, M.&lt;/author&gt;&lt;author&gt;Banks, E.&lt;/author&gt;&lt;author&gt;Sivachenko, A.&lt;/author&gt;&lt;author&gt;Cibulskis, K.&lt;/author&gt;&lt;author&gt;Kernytsky, A.&lt;/author&gt;&lt;author&gt;Garimella, K.&lt;/author&gt;&lt;author&gt;Altshuler, D.&lt;/author&gt;&lt;author&gt;Gabriel, S.&lt;/author&gt;&lt;author&gt;Daly, M.&lt;/author&gt;&lt;author&gt;DePristo, M. A.&lt;/author&gt;&lt;/authors&gt;&lt;/contributors&gt;&lt;auth-address&gt;Program in Medical and Population Genetics, The Broad Institute of Harvard and MIT, Cambridge, Massachusetts 02142, USA.&lt;/auth-address&gt;&lt;titles&gt;&lt;title&gt;The Genome Analysis Toolkit: a MapReduce framework for analyzing next-generation DNA sequencing data&lt;/title&gt;&lt;secondary-title&gt;Genome Res&lt;/secondary-title&gt;&lt;/titles&gt;&lt;periodical&gt;&lt;full-title&gt;Genome Res&lt;/full-title&gt;&lt;/periodical&gt;&lt;pages&gt;1297-303&lt;/pages&gt;&lt;volume&gt;20&lt;/volume&gt;&lt;number&gt;9&lt;/number&gt;&lt;keywords&gt;&lt;keyword&gt;Base Sequence&lt;/keyword&gt;&lt;keyword&gt;*Genome&lt;/keyword&gt;&lt;keyword&gt;Genomics/*methods&lt;/keyword&gt;&lt;keyword&gt;Sequence Analysis, DNA/*methods&lt;/keyword&gt;&lt;keyword&gt;*Software&lt;/keyword&gt;&lt;/keywords&gt;&lt;dates&gt;&lt;year&gt;2010&lt;/year&gt;&lt;pub-dates&gt;&lt;date&gt;Sep&lt;/date&gt;&lt;/pub-dates&gt;&lt;/dates&gt;&lt;isbn&gt;1549-5469 (Electronic)&amp;#xD;1088-9051 (Linking)&lt;/isbn&gt;&lt;accession-num&gt;20644199&lt;/accession-num&gt;&lt;urls&gt;&lt;related-urls&gt;&lt;url&gt;https://www.ncbi.nlm.nih.gov/pubmed/20644199&lt;/url&gt;&lt;/related-urls&gt;&lt;/urls&gt;&lt;custom2&gt;PMC2928508&lt;/custom2&gt;&lt;electronic-resource-num&gt;10.1101/gr.107524.110&lt;/electronic-resource-num&gt;&lt;/record&gt;&lt;/Cite&gt;&lt;/EndNote&gt;</w:instrText>
      </w:r>
      <w:r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[2]</w:t>
      </w:r>
      <w:r w:rsidRPr="009D13F1">
        <w:rPr>
          <w:rFonts w:ascii="Arial" w:hAnsi="Arial" w:cs="Arial"/>
          <w:color w:val="222222"/>
          <w:sz w:val="22"/>
          <w:szCs w:val="22"/>
          <w:lang w:val="en"/>
        </w:rPr>
        <w:fldChar w:fldCharType="end"/>
      </w:r>
      <w:r w:rsidR="009936BB" w:rsidRPr="009D13F1">
        <w:rPr>
          <w:rFonts w:ascii="Arial" w:hAnsi="Arial" w:cs="Arial"/>
          <w:color w:val="222222"/>
          <w:sz w:val="22"/>
          <w:szCs w:val="22"/>
          <w:lang w:val="en"/>
        </w:rPr>
        <w:t xml:space="preserve"> , Cnvkit</w:t>
      </w:r>
      <w:r w:rsidR="009936BB" w:rsidRPr="009D13F1">
        <w:rPr>
          <w:rFonts w:ascii="Arial" w:hAnsi="Arial" w:cs="Arial"/>
          <w:color w:val="222222"/>
          <w:sz w:val="22"/>
          <w:szCs w:val="22"/>
          <w:lang w:val="en"/>
        </w:rPr>
        <w:fldChar w:fldCharType="begin">
          <w:fldData xml:space="preserve">PEVuZE5vdGU+PENpdGU+PEF1dGhvcj5UYWxldmljaDwvQXV0aG9yPjxZZWFyPjIwMTY8L1llYXI+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=
</w:fldData>
        </w:fldChar>
      </w:r>
      <w:r w:rsidR="00481EC7" w:rsidRPr="009D13F1">
        <w:rPr>
          <w:rFonts w:ascii="Arial" w:hAnsi="Arial" w:cs="Arial"/>
          <w:color w:val="222222"/>
          <w:sz w:val="22"/>
          <w:szCs w:val="22"/>
          <w:lang w:val="en"/>
        </w:rPr>
        <w:instrText xml:space="preserve"> ADDIN EN.CITE </w:instrText>
      </w:r>
      <w:r w:rsidR="00481EC7" w:rsidRPr="009D13F1">
        <w:rPr>
          <w:rFonts w:ascii="Arial" w:hAnsi="Arial" w:cs="Arial"/>
          <w:color w:val="222222"/>
          <w:sz w:val="22"/>
          <w:szCs w:val="22"/>
          <w:lang w:val="en"/>
        </w:rPr>
        <w:fldChar w:fldCharType="begin">
          <w:fldData xml:space="preserve">PEVuZE5vdGU+PENpdGU+PEF1dGhvcj5UYWxldmljaDwvQXV0aG9yPjxZZWFyPjIwMTY8L1llYXI+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=
</w:fldData>
        </w:fldChar>
      </w:r>
      <w:r w:rsidR="00481EC7" w:rsidRPr="009D13F1">
        <w:rPr>
          <w:rFonts w:ascii="Arial" w:hAnsi="Arial" w:cs="Arial"/>
          <w:color w:val="222222"/>
          <w:sz w:val="22"/>
          <w:szCs w:val="22"/>
          <w:lang w:val="en"/>
        </w:rPr>
        <w:instrText xml:space="preserve"> ADDIN EN.CITE.DATA </w:instrText>
      </w:r>
      <w:r w:rsidR="00481EC7" w:rsidRPr="009D13F1">
        <w:rPr>
          <w:rFonts w:ascii="Arial" w:hAnsi="Arial" w:cs="Arial"/>
          <w:color w:val="222222"/>
          <w:sz w:val="22"/>
          <w:szCs w:val="22"/>
          <w:lang w:val="en"/>
        </w:rPr>
      </w:r>
      <w:r w:rsidR="00481EC7" w:rsidRPr="009D13F1">
        <w:rPr>
          <w:rFonts w:ascii="Arial" w:hAnsi="Arial" w:cs="Arial"/>
          <w:color w:val="222222"/>
          <w:sz w:val="22"/>
          <w:szCs w:val="22"/>
          <w:lang w:val="en"/>
        </w:rPr>
        <w:fldChar w:fldCharType="end"/>
      </w:r>
      <w:r w:rsidR="009936BB" w:rsidRPr="009D13F1">
        <w:rPr>
          <w:rFonts w:ascii="Arial" w:hAnsi="Arial" w:cs="Arial"/>
          <w:color w:val="222222"/>
          <w:sz w:val="22"/>
          <w:szCs w:val="22"/>
          <w:lang w:val="en"/>
        </w:rPr>
      </w:r>
      <w:r w:rsidR="009936BB"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[5]</w:t>
      </w:r>
      <w:r w:rsidR="009936BB" w:rsidRPr="009D13F1">
        <w:rPr>
          <w:rFonts w:ascii="Arial" w:hAnsi="Arial" w:cs="Arial"/>
          <w:color w:val="222222"/>
          <w:sz w:val="22"/>
          <w:szCs w:val="22"/>
          <w:lang w:val="en"/>
        </w:rPr>
        <w:fldChar w:fldCharType="end"/>
      </w:r>
      <w:r w:rsidR="009936BB" w:rsidRPr="009D13F1">
        <w:rPr>
          <w:rFonts w:ascii="Arial" w:hAnsi="Arial" w:cs="Arial"/>
          <w:color w:val="222222"/>
          <w:sz w:val="22"/>
          <w:szCs w:val="22"/>
          <w:lang w:val="en"/>
        </w:rPr>
        <w:t xml:space="preserve"> and ADTEx</w:t>
      </w:r>
      <w:r w:rsidR="009936BB" w:rsidRPr="009D13F1">
        <w:rPr>
          <w:rFonts w:ascii="Arial" w:hAnsi="Arial" w:cs="Arial"/>
          <w:color w:val="222222"/>
          <w:sz w:val="22"/>
          <w:szCs w:val="22"/>
          <w:lang w:val="en"/>
        </w:rPr>
        <w:fldChar w:fldCharType="begin">
          <w:fldData xml:space="preserve">PEVuZE5vdGU+PENpdGU+PEF1dGhvcj5BbWFyYXNpbmdoZTwvQXV0aG9yPjxZZWFyPjIwMTQ8L1ll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</w:fldData>
        </w:fldChar>
      </w:r>
      <w:r w:rsidR="00481EC7" w:rsidRPr="009D13F1">
        <w:rPr>
          <w:rFonts w:ascii="Arial" w:hAnsi="Arial" w:cs="Arial"/>
          <w:color w:val="222222"/>
          <w:sz w:val="22"/>
          <w:szCs w:val="22"/>
          <w:lang w:val="en"/>
        </w:rPr>
        <w:instrText xml:space="preserve"> ADDIN EN.CITE </w:instrText>
      </w:r>
      <w:r w:rsidR="00481EC7" w:rsidRPr="009D13F1">
        <w:rPr>
          <w:rFonts w:ascii="Arial" w:hAnsi="Arial" w:cs="Arial"/>
          <w:color w:val="222222"/>
          <w:sz w:val="22"/>
          <w:szCs w:val="22"/>
          <w:lang w:val="en"/>
        </w:rPr>
        <w:fldChar w:fldCharType="begin">
          <w:fldData xml:space="preserve">PEVuZE5vdGU+PENpdGU+PEF1dGhvcj5BbWFyYXNpbmdoZTwvQXV0aG9yPjxZZWFyPjIwMTQ8L1ll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</w:fldData>
        </w:fldChar>
      </w:r>
      <w:r w:rsidR="00481EC7" w:rsidRPr="009D13F1">
        <w:rPr>
          <w:rFonts w:ascii="Arial" w:hAnsi="Arial" w:cs="Arial"/>
          <w:color w:val="222222"/>
          <w:sz w:val="22"/>
          <w:szCs w:val="22"/>
          <w:lang w:val="en"/>
        </w:rPr>
        <w:instrText xml:space="preserve"> ADDIN EN.CITE.DATA </w:instrText>
      </w:r>
      <w:r w:rsidR="00481EC7" w:rsidRPr="009D13F1">
        <w:rPr>
          <w:rFonts w:ascii="Arial" w:hAnsi="Arial" w:cs="Arial"/>
          <w:color w:val="222222"/>
          <w:sz w:val="22"/>
          <w:szCs w:val="22"/>
          <w:lang w:val="en"/>
        </w:rPr>
      </w:r>
      <w:r w:rsidR="00481EC7" w:rsidRPr="009D13F1">
        <w:rPr>
          <w:rFonts w:ascii="Arial" w:hAnsi="Arial" w:cs="Arial"/>
          <w:color w:val="222222"/>
          <w:sz w:val="22"/>
          <w:szCs w:val="22"/>
          <w:lang w:val="en"/>
        </w:rPr>
        <w:fldChar w:fldCharType="end"/>
      </w:r>
      <w:r w:rsidR="009936BB" w:rsidRPr="009D13F1">
        <w:rPr>
          <w:rFonts w:ascii="Arial" w:hAnsi="Arial" w:cs="Arial"/>
          <w:color w:val="222222"/>
          <w:sz w:val="22"/>
          <w:szCs w:val="22"/>
          <w:lang w:val="en"/>
        </w:rPr>
      </w:r>
      <w:r w:rsidR="009936BB" w:rsidRPr="009D13F1">
        <w:rPr>
          <w:rFonts w:ascii="Arial" w:hAnsi="Arial" w:cs="Arial"/>
          <w:color w:val="222222"/>
          <w:sz w:val="22"/>
          <w:szCs w:val="22"/>
          <w:lang w:val="en"/>
        </w:rPr>
        <w:fldChar w:fldCharType="separate"/>
      </w:r>
      <w:r w:rsidR="00481EC7" w:rsidRPr="009D13F1">
        <w:rPr>
          <w:rFonts w:ascii="Arial" w:hAnsi="Arial" w:cs="Arial"/>
          <w:noProof/>
          <w:color w:val="222222"/>
          <w:sz w:val="22"/>
          <w:szCs w:val="22"/>
          <w:lang w:val="en"/>
        </w:rPr>
        <w:t>[6]</w:t>
      </w:r>
      <w:r w:rsidR="009936BB" w:rsidRPr="009D13F1">
        <w:rPr>
          <w:rFonts w:ascii="Arial" w:hAnsi="Arial" w:cs="Arial"/>
          <w:color w:val="222222"/>
          <w:sz w:val="22"/>
          <w:szCs w:val="22"/>
          <w:lang w:val="en"/>
        </w:rPr>
        <w:fldChar w:fldCharType="end"/>
      </w:r>
      <w:r w:rsidRPr="009D13F1">
        <w:rPr>
          <w:rFonts w:ascii="Arial" w:hAnsi="Arial" w:cs="Arial"/>
          <w:color w:val="222222"/>
          <w:sz w:val="22"/>
          <w:szCs w:val="22"/>
          <w:lang w:val="en"/>
        </w:rPr>
        <w:t xml:space="preserve">. </w:t>
      </w:r>
    </w:p>
    <w:p w14:paraId="7F088EC0" w14:textId="097839DF" w:rsidR="00B07AF4" w:rsidRPr="009D13F1" w:rsidRDefault="002324D0" w:rsidP="009060CA">
      <w:pPr>
        <w:rPr>
          <w:rFonts w:ascii="Arial" w:hAnsi="Arial" w:cs="Arial"/>
          <w:b/>
          <w:sz w:val="22"/>
          <w:szCs w:val="22"/>
        </w:rPr>
      </w:pPr>
      <w:r w:rsidRPr="009D13F1">
        <w:rPr>
          <w:rFonts w:ascii="Arial" w:hAnsi="Arial" w:cs="Arial"/>
          <w:b/>
          <w:sz w:val="22"/>
          <w:szCs w:val="22"/>
        </w:rPr>
        <w:t>Pathogenic v</w:t>
      </w:r>
      <w:r w:rsidR="00B07AF4" w:rsidRPr="009D13F1">
        <w:rPr>
          <w:rFonts w:ascii="Arial" w:hAnsi="Arial" w:cs="Arial"/>
          <w:b/>
          <w:sz w:val="22"/>
          <w:szCs w:val="22"/>
        </w:rPr>
        <w:t>ariant</w:t>
      </w:r>
      <w:r w:rsidR="004A5C1C" w:rsidRPr="009D13F1">
        <w:rPr>
          <w:rFonts w:ascii="Arial" w:hAnsi="Arial" w:cs="Arial"/>
          <w:b/>
          <w:sz w:val="22"/>
          <w:szCs w:val="22"/>
        </w:rPr>
        <w:t xml:space="preserve"> annotation,</w:t>
      </w:r>
      <w:r w:rsidR="00B07AF4" w:rsidRPr="009D13F1">
        <w:rPr>
          <w:rFonts w:ascii="Arial" w:hAnsi="Arial" w:cs="Arial"/>
          <w:b/>
          <w:sz w:val="22"/>
          <w:szCs w:val="22"/>
        </w:rPr>
        <w:t xml:space="preserve"> </w:t>
      </w:r>
      <w:r w:rsidR="00A01B0C" w:rsidRPr="009D13F1">
        <w:rPr>
          <w:rFonts w:ascii="Arial" w:hAnsi="Arial" w:cs="Arial"/>
          <w:b/>
          <w:sz w:val="22"/>
          <w:szCs w:val="22"/>
        </w:rPr>
        <w:t xml:space="preserve">evaluation and </w:t>
      </w:r>
      <w:r w:rsidRPr="009D13F1">
        <w:rPr>
          <w:rFonts w:ascii="Arial" w:hAnsi="Arial" w:cs="Arial"/>
          <w:b/>
          <w:sz w:val="22"/>
          <w:szCs w:val="22"/>
        </w:rPr>
        <w:t>prediction</w:t>
      </w:r>
    </w:p>
    <w:p w14:paraId="3BD3C132" w14:textId="1B32EBA8" w:rsidR="00F77DC4" w:rsidRPr="009D13F1" w:rsidRDefault="00F77DC4" w:rsidP="009060CA">
      <w:pPr>
        <w:rPr>
          <w:rFonts w:ascii="Arial" w:hAnsi="Arial" w:cs="Arial"/>
          <w:color w:val="222222"/>
          <w:sz w:val="22"/>
          <w:szCs w:val="22"/>
          <w:lang w:val="en"/>
        </w:rPr>
      </w:pPr>
      <w:r w:rsidRPr="009D13F1">
        <w:rPr>
          <w:rFonts w:ascii="Arial" w:hAnsi="Arial" w:cs="Arial"/>
          <w:color w:val="222222"/>
          <w:sz w:val="22"/>
          <w:szCs w:val="22"/>
          <w:lang w:val="en"/>
        </w:rPr>
        <w:t xml:space="preserve">All genetic variants were annotated </w:t>
      </w:r>
      <w:r w:rsidR="004A5C1C" w:rsidRPr="009D13F1">
        <w:rPr>
          <w:rFonts w:ascii="Arial" w:hAnsi="Arial" w:cs="Arial"/>
          <w:color w:val="222222"/>
          <w:sz w:val="22"/>
          <w:szCs w:val="22"/>
          <w:lang w:val="en"/>
        </w:rPr>
        <w:t xml:space="preserve">by Ensembl Variant Effect Predictor </w:t>
      </w:r>
      <w:r w:rsidR="004A5C1C" w:rsidRPr="009D13F1">
        <w:rPr>
          <w:rFonts w:ascii="Arial" w:hAnsi="Arial" w:cs="Arial"/>
          <w:color w:val="222222"/>
          <w:sz w:val="22"/>
          <w:szCs w:val="22"/>
          <w:lang w:val="en"/>
        </w:rPr>
        <w:fldChar w:fldCharType="begin">
          <w:fldData xml:space="preserve">PEVuZE5vdGU+PENpdGU+PEF1dGhvcj5NY0xhcmVuPC9BdXRob3I+PFllYXI+MjAxNjwvWWVhcj48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</w:fldData>
        </w:fldChar>
      </w:r>
      <w:r w:rsidR="004A5C1C" w:rsidRPr="009D13F1">
        <w:rPr>
          <w:rFonts w:ascii="Arial" w:hAnsi="Arial" w:cs="Arial"/>
          <w:color w:val="222222"/>
          <w:sz w:val="22"/>
          <w:szCs w:val="22"/>
          <w:lang w:val="en"/>
        </w:rPr>
        <w:instrText xml:space="preserve"> ADDIN EN.CITE </w:instrText>
      </w:r>
      <w:r w:rsidR="004A5C1C" w:rsidRPr="009D13F1">
        <w:rPr>
          <w:rFonts w:ascii="Arial" w:hAnsi="Arial" w:cs="Arial"/>
          <w:color w:val="222222"/>
          <w:sz w:val="22"/>
          <w:szCs w:val="22"/>
          <w:lang w:val="en"/>
        </w:rPr>
        <w:fldChar w:fldCharType="begin">
          <w:fldData xml:space="preserve">PEVuZE5vdGU+PENpdGU+PEF1dGhvcj5NY0xhcmVuPC9BdXRob3I+PFllYXI+MjAxNjwvWWVhcj48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</w:fldData>
        </w:fldChar>
      </w:r>
      <w:r w:rsidR="004A5C1C" w:rsidRPr="009D13F1">
        <w:rPr>
          <w:rFonts w:ascii="Arial" w:hAnsi="Arial" w:cs="Arial"/>
          <w:color w:val="222222"/>
          <w:sz w:val="22"/>
          <w:szCs w:val="22"/>
          <w:lang w:val="en"/>
        </w:rPr>
        <w:instrText xml:space="preserve"> ADDIN EN.CITE.DATA </w:instrText>
      </w:r>
      <w:r w:rsidR="004A5C1C" w:rsidRPr="009D13F1">
        <w:rPr>
          <w:rFonts w:ascii="Arial" w:hAnsi="Arial" w:cs="Arial"/>
          <w:color w:val="222222"/>
          <w:sz w:val="22"/>
          <w:szCs w:val="22"/>
          <w:lang w:val="en"/>
        </w:rPr>
      </w:r>
      <w:r w:rsidR="004A5C1C" w:rsidRPr="009D13F1">
        <w:rPr>
          <w:rFonts w:ascii="Arial" w:hAnsi="Arial" w:cs="Arial"/>
          <w:color w:val="222222"/>
          <w:sz w:val="22"/>
          <w:szCs w:val="22"/>
          <w:lang w:val="en"/>
        </w:rPr>
        <w:fldChar w:fldCharType="end"/>
      </w:r>
      <w:r w:rsidR="004A5C1C" w:rsidRPr="009D13F1">
        <w:rPr>
          <w:rFonts w:ascii="Arial" w:hAnsi="Arial" w:cs="Arial"/>
          <w:color w:val="222222"/>
          <w:sz w:val="22"/>
          <w:szCs w:val="22"/>
          <w:lang w:val="en"/>
        </w:rPr>
      </w:r>
      <w:r w:rsidR="004A5C1C" w:rsidRPr="009D13F1">
        <w:rPr>
          <w:rFonts w:ascii="Arial" w:hAnsi="Arial" w:cs="Arial"/>
          <w:color w:val="222222"/>
          <w:sz w:val="22"/>
          <w:szCs w:val="22"/>
          <w:lang w:val="en"/>
        </w:rPr>
        <w:fldChar w:fldCharType="separate"/>
      </w:r>
      <w:r w:rsidR="004A5C1C" w:rsidRPr="009D13F1">
        <w:rPr>
          <w:rFonts w:ascii="Arial" w:hAnsi="Arial" w:cs="Arial"/>
          <w:noProof/>
          <w:color w:val="222222"/>
          <w:sz w:val="22"/>
          <w:szCs w:val="22"/>
          <w:lang w:val="en"/>
        </w:rPr>
        <w:t>[7]</w:t>
      </w:r>
      <w:r w:rsidR="004A5C1C" w:rsidRPr="009D13F1">
        <w:rPr>
          <w:rFonts w:ascii="Arial" w:hAnsi="Arial" w:cs="Arial"/>
          <w:color w:val="222222"/>
          <w:sz w:val="22"/>
          <w:szCs w:val="22"/>
          <w:lang w:val="en"/>
        </w:rPr>
        <w:fldChar w:fldCharType="end"/>
      </w:r>
      <w:r w:rsidR="004A5C1C" w:rsidRPr="009D13F1">
        <w:rPr>
          <w:rFonts w:ascii="Arial" w:hAnsi="Arial" w:cs="Arial"/>
          <w:color w:val="222222"/>
          <w:sz w:val="22"/>
          <w:szCs w:val="22"/>
          <w:lang w:val="en"/>
        </w:rPr>
        <w:t xml:space="preserve"> and ANNOVAR</w:t>
      </w:r>
      <w:r w:rsidR="004A5C1C" w:rsidRPr="009D13F1">
        <w:rPr>
          <w:rFonts w:ascii="Arial" w:hAnsi="Arial" w:cs="Arial"/>
          <w:color w:val="222222"/>
          <w:sz w:val="22"/>
          <w:szCs w:val="22"/>
          <w:lang w:val="en"/>
        </w:rPr>
        <w:fldChar w:fldCharType="begin"/>
      </w:r>
      <w:r w:rsidR="004A5C1C" w:rsidRPr="009D13F1">
        <w:rPr>
          <w:rFonts w:ascii="Arial" w:hAnsi="Arial" w:cs="Arial"/>
          <w:color w:val="222222"/>
          <w:sz w:val="22"/>
          <w:szCs w:val="22"/>
          <w:lang w:val="en"/>
        </w:rPr>
        <w:instrText xml:space="preserve"> ADDIN EN.CITE &lt;EndNote&gt;&lt;Cite&gt;&lt;Author&gt;Yang&lt;/Author&gt;&lt;Year&gt;2015&lt;/Year&gt;&lt;RecNum&gt;11220&lt;/RecNum&gt;&lt;DisplayText&gt;[8]&lt;/DisplayText&gt;&lt;record&gt;&lt;rec-number&gt;11220&lt;/rec-number&gt;&lt;foreign-keys&gt;&lt;key app="EN" db-id="trpe9xp9a5trtnez0x2pvee92e99dw0wpv5d" timestamp="1568944150"&gt;11220&lt;/key&gt;&lt;/foreign-keys&gt;&lt;ref-type name="Journal Article"&gt;17&lt;/ref-type&gt;&lt;contributors&gt;&lt;authors&gt;&lt;author&gt;Yang, H.&lt;/author&gt;&lt;author&gt;Wang, K.&lt;/author&gt;&lt;/authors&gt;&lt;/contributors&gt;&lt;auth-address&gt;Zilkha Neurogenetic Institute, University of Southern California, Los Angeles, California, USA.&amp;#xD;Neuroscience Graduate Program, University of Southern California, Los Angeles, California, USA.&amp;#xD;Department of Psychiatry, University of Southern California, Los Angeles, California, USA.&amp;#xD;Department of Preventive Medicine, Division of Bioinformatics, University of Southern California, Los Angeles, California, USA.&lt;/auth-address&gt;&lt;titles&gt;&lt;title&gt;Genomic variant annotation and prioritization with ANNOVAR and wANNOVAR&lt;/title&gt;&lt;secondary-title&gt;Nat Protoc&lt;/secondary-title&gt;&lt;/titles&gt;&lt;periodical&gt;&lt;full-title&gt;Nat Protoc&lt;/full-title&gt;&lt;/periodical&gt;&lt;pages&gt;1556-66&lt;/pages&gt;&lt;volume&gt;10&lt;/volume&gt;&lt;number&gt;10&lt;/number&gt;&lt;edition&gt;2015/09/18&lt;/edition&gt;&lt;keywords&gt;&lt;keyword&gt;Genetic Predisposition to Disease&lt;/keyword&gt;&lt;keyword&gt;*Genetic Variation&lt;/keyword&gt;&lt;keyword&gt;Genome, Human/genetics&lt;/keyword&gt;&lt;keyword&gt;Genomics/*methods&lt;/keyword&gt;&lt;keyword&gt;Humans&lt;/keyword&gt;&lt;keyword&gt;Molecular Sequence Annotation/*methods&lt;/keyword&gt;&lt;keyword&gt;*Software&lt;/keyword&gt;&lt;/keywords&gt;&lt;dates&gt;&lt;year&gt;2015&lt;/year&gt;&lt;pub-dates&gt;&lt;date&gt;Oct&lt;/date&gt;&lt;/pub-dates&gt;&lt;/dates&gt;&lt;isbn&gt;1750-2799 (Electronic)&amp;#xD;1750-2799 (Linking)&lt;/isbn&gt;&lt;accession-num&gt;26379229&lt;/accession-num&gt;&lt;urls&gt;&lt;related-urls&gt;&lt;url&gt;https://www.ncbi.nlm.nih.gov/pubmed/26379229&lt;/url&gt;&lt;/related-urls&gt;&lt;/urls&gt;&lt;custom2&gt;PMC4718734&lt;/custom2&gt;&lt;electronic-resource-num&gt;10.1038/nprot.2015.105&lt;/electronic-resource-num&gt;&lt;/record&gt;&lt;/Cite&gt;&lt;/EndNote&gt;</w:instrText>
      </w:r>
      <w:r w:rsidR="004A5C1C" w:rsidRPr="009D13F1">
        <w:rPr>
          <w:rFonts w:ascii="Arial" w:hAnsi="Arial" w:cs="Arial"/>
          <w:color w:val="222222"/>
          <w:sz w:val="22"/>
          <w:szCs w:val="22"/>
          <w:lang w:val="en"/>
        </w:rPr>
        <w:fldChar w:fldCharType="separate"/>
      </w:r>
      <w:r w:rsidR="004A5C1C" w:rsidRPr="009D13F1">
        <w:rPr>
          <w:rFonts w:ascii="Arial" w:hAnsi="Arial" w:cs="Arial"/>
          <w:noProof/>
          <w:color w:val="222222"/>
          <w:sz w:val="22"/>
          <w:szCs w:val="22"/>
          <w:lang w:val="en"/>
        </w:rPr>
        <w:t>[8]</w:t>
      </w:r>
      <w:r w:rsidR="004A5C1C" w:rsidRPr="009D13F1">
        <w:rPr>
          <w:rFonts w:ascii="Arial" w:hAnsi="Arial" w:cs="Arial"/>
          <w:color w:val="222222"/>
          <w:sz w:val="22"/>
          <w:szCs w:val="22"/>
          <w:lang w:val="en"/>
        </w:rPr>
        <w:fldChar w:fldCharType="end"/>
      </w:r>
      <w:r w:rsidR="004A5C1C" w:rsidRPr="009D13F1">
        <w:rPr>
          <w:rFonts w:ascii="Arial" w:hAnsi="Arial" w:cs="Arial"/>
          <w:color w:val="222222"/>
          <w:sz w:val="22"/>
          <w:szCs w:val="22"/>
          <w:lang w:val="en"/>
        </w:rPr>
        <w:t xml:space="preserve"> </w:t>
      </w:r>
      <w:r w:rsidRPr="009D13F1">
        <w:rPr>
          <w:rFonts w:ascii="Arial" w:hAnsi="Arial" w:cs="Arial"/>
          <w:color w:val="222222"/>
          <w:sz w:val="22"/>
          <w:szCs w:val="22"/>
          <w:lang w:val="en"/>
        </w:rPr>
        <w:t>and then we assign them to four priority categories which including high</w:t>
      </w:r>
      <w:r w:rsidR="00F627B5" w:rsidRPr="009D13F1">
        <w:rPr>
          <w:rFonts w:ascii="Arial" w:hAnsi="Arial" w:cs="Arial"/>
          <w:color w:val="222222"/>
          <w:sz w:val="22"/>
          <w:szCs w:val="22"/>
          <w:lang w:val="en"/>
        </w:rPr>
        <w:t>est</w:t>
      </w:r>
      <w:r w:rsidRPr="009D13F1">
        <w:rPr>
          <w:rFonts w:ascii="Arial" w:hAnsi="Arial" w:cs="Arial"/>
          <w:color w:val="222222"/>
          <w:sz w:val="22"/>
          <w:szCs w:val="22"/>
          <w:lang w:val="en"/>
        </w:rPr>
        <w:t>, high</w:t>
      </w:r>
      <w:r w:rsidR="00F627B5" w:rsidRPr="009D13F1">
        <w:rPr>
          <w:rFonts w:ascii="Arial" w:hAnsi="Arial" w:cs="Arial"/>
          <w:color w:val="222222"/>
          <w:sz w:val="22"/>
          <w:szCs w:val="22"/>
          <w:lang w:val="en"/>
        </w:rPr>
        <w:t>, medium and low. We define highest priority SNPs as th</w:t>
      </w:r>
      <w:r w:rsidR="00C245D0" w:rsidRPr="009D13F1">
        <w:rPr>
          <w:rFonts w:ascii="Arial" w:hAnsi="Arial" w:cs="Arial"/>
          <w:color w:val="222222"/>
          <w:sz w:val="22"/>
          <w:szCs w:val="22"/>
          <w:lang w:val="en"/>
        </w:rPr>
        <w:t xml:space="preserve">ey are </w:t>
      </w:r>
      <w:r w:rsidR="00F627B5" w:rsidRPr="009D13F1">
        <w:rPr>
          <w:rFonts w:ascii="Arial" w:hAnsi="Arial" w:cs="Arial"/>
          <w:color w:val="222222"/>
          <w:sz w:val="22"/>
          <w:szCs w:val="22"/>
          <w:lang w:val="en"/>
        </w:rPr>
        <w:t>nonsynonymous variants and have lower than 1% allele frequency in Asian population in 1000 Ge</w:t>
      </w:r>
      <w:r w:rsidR="00C245D0" w:rsidRPr="009D13F1">
        <w:rPr>
          <w:rFonts w:ascii="Arial" w:hAnsi="Arial" w:cs="Arial"/>
          <w:color w:val="222222"/>
          <w:sz w:val="22"/>
          <w:szCs w:val="22"/>
          <w:lang w:val="en"/>
        </w:rPr>
        <w:t xml:space="preserve">nome, ExAC and gnomAD database and </w:t>
      </w:r>
      <w:proofErr w:type="gramStart"/>
      <w:r w:rsidR="00C245D0" w:rsidRPr="009D13F1">
        <w:rPr>
          <w:rFonts w:ascii="Arial" w:hAnsi="Arial" w:cs="Arial"/>
          <w:color w:val="222222"/>
          <w:sz w:val="22"/>
          <w:szCs w:val="22"/>
          <w:lang w:val="en"/>
        </w:rPr>
        <w:t>be predicted</w:t>
      </w:r>
      <w:proofErr w:type="gramEnd"/>
      <w:r w:rsidR="00C245D0" w:rsidRPr="009D13F1">
        <w:rPr>
          <w:rFonts w:ascii="Arial" w:hAnsi="Arial" w:cs="Arial"/>
          <w:color w:val="222222"/>
          <w:sz w:val="22"/>
          <w:szCs w:val="22"/>
          <w:lang w:val="en"/>
        </w:rPr>
        <w:t xml:space="preserve"> as deleterious variants by at least one algorithm in ANOVAR and VEP. </w:t>
      </w:r>
      <w:r w:rsidR="003E7ADD" w:rsidRPr="009D13F1">
        <w:rPr>
          <w:rFonts w:ascii="Arial" w:hAnsi="Arial" w:cs="Arial"/>
          <w:color w:val="222222"/>
          <w:sz w:val="22"/>
          <w:szCs w:val="22"/>
          <w:lang w:val="en"/>
        </w:rPr>
        <w:t xml:space="preserve">High priority SNPs </w:t>
      </w:r>
      <w:proofErr w:type="gramStart"/>
      <w:r w:rsidR="003E7ADD" w:rsidRPr="009D13F1">
        <w:rPr>
          <w:rFonts w:ascii="Arial" w:hAnsi="Arial" w:cs="Arial"/>
          <w:color w:val="222222"/>
          <w:sz w:val="22"/>
          <w:szCs w:val="22"/>
          <w:lang w:val="en"/>
        </w:rPr>
        <w:t>are defined</w:t>
      </w:r>
      <w:proofErr w:type="gramEnd"/>
      <w:r w:rsidR="003E7ADD" w:rsidRPr="009D13F1">
        <w:rPr>
          <w:rFonts w:ascii="Arial" w:hAnsi="Arial" w:cs="Arial"/>
          <w:color w:val="222222"/>
          <w:sz w:val="22"/>
          <w:szCs w:val="22"/>
          <w:lang w:val="en"/>
        </w:rPr>
        <w:t xml:space="preserve"> as nonsynonymous variants, which were predicted as deleterious variants by at least one algorithm and have lower than 1% allele frequency in Asian population in one of the public database including 1000 Genome, ExAC and gnomAD database. Medium priority SNPs are located in exomic or splicing region and lower than 1% allele frequency in one of the public database including 1000 Genome, ExAC and gnomAD database. All the remaining SNPs </w:t>
      </w:r>
      <w:proofErr w:type="gramStart"/>
      <w:r w:rsidR="003E7ADD" w:rsidRPr="009D13F1">
        <w:rPr>
          <w:rFonts w:ascii="Arial" w:hAnsi="Arial" w:cs="Arial"/>
          <w:color w:val="222222"/>
          <w:sz w:val="22"/>
          <w:szCs w:val="22"/>
          <w:lang w:val="en"/>
        </w:rPr>
        <w:t>are defined</w:t>
      </w:r>
      <w:proofErr w:type="gramEnd"/>
      <w:r w:rsidR="003E7ADD" w:rsidRPr="009D13F1">
        <w:rPr>
          <w:rFonts w:ascii="Arial" w:hAnsi="Arial" w:cs="Arial"/>
          <w:color w:val="222222"/>
          <w:sz w:val="22"/>
          <w:szCs w:val="22"/>
          <w:lang w:val="en"/>
        </w:rPr>
        <w:t xml:space="preserve"> as low priority SNPs. </w:t>
      </w:r>
    </w:p>
    <w:p w14:paraId="6A6EE2F0" w14:textId="3745A7A5" w:rsidR="00A01B0C" w:rsidRPr="009D13F1" w:rsidRDefault="00B07AF4" w:rsidP="009060CA">
      <w:pPr>
        <w:pStyle w:val="Heading3"/>
        <w:spacing w:before="0"/>
        <w:rPr>
          <w:rFonts w:ascii="Arial" w:hAnsi="Arial" w:cs="Arial"/>
          <w:b/>
          <w:color w:val="auto"/>
          <w:sz w:val="22"/>
          <w:szCs w:val="22"/>
        </w:rPr>
      </w:pPr>
      <w:r w:rsidRPr="009D13F1">
        <w:rPr>
          <w:rFonts w:ascii="Arial" w:hAnsi="Arial" w:cs="Arial"/>
          <w:b/>
          <w:color w:val="auto"/>
          <w:sz w:val="22"/>
          <w:szCs w:val="22"/>
        </w:rPr>
        <w:t>V</w:t>
      </w:r>
      <w:r w:rsidR="00877830" w:rsidRPr="009D13F1">
        <w:rPr>
          <w:rFonts w:ascii="Arial" w:hAnsi="Arial" w:cs="Arial"/>
          <w:b/>
          <w:color w:val="auto"/>
          <w:sz w:val="22"/>
          <w:szCs w:val="22"/>
        </w:rPr>
        <w:t>ariant validation to COL2A1</w:t>
      </w:r>
      <w:r w:rsidR="00586C0D" w:rsidRPr="009D13F1">
        <w:rPr>
          <w:rFonts w:ascii="Arial" w:hAnsi="Arial" w:cs="Arial"/>
          <w:b/>
          <w:color w:val="auto"/>
          <w:sz w:val="22"/>
          <w:szCs w:val="22"/>
        </w:rPr>
        <w:t>, NM_001844.5, c.823C&gt;T</w:t>
      </w:r>
      <w:r w:rsidR="00877830" w:rsidRPr="009D13F1">
        <w:rPr>
          <w:rFonts w:ascii="Arial" w:hAnsi="Arial" w:cs="Arial"/>
          <w:b/>
          <w:color w:val="auto"/>
          <w:sz w:val="22"/>
          <w:szCs w:val="22"/>
        </w:rPr>
        <w:t xml:space="preserve"> by Sanger Sequencing</w:t>
      </w:r>
    </w:p>
    <w:p w14:paraId="63689F8B" w14:textId="77777777" w:rsidR="00B64239" w:rsidRDefault="00B64239" w:rsidP="009060CA">
      <w:pPr>
        <w:rPr>
          <w:rFonts w:ascii="Arial" w:hAnsi="Arial" w:cs="Arial"/>
          <w:sz w:val="22"/>
          <w:szCs w:val="22"/>
        </w:rPr>
      </w:pPr>
    </w:p>
    <w:p w14:paraId="63D5C89B" w14:textId="1E289B60" w:rsidR="00877830" w:rsidRPr="00B64239" w:rsidRDefault="00877830" w:rsidP="009060CA">
      <w:pPr>
        <w:rPr>
          <w:rFonts w:ascii="Arial" w:hAnsi="Arial" w:cs="Arial"/>
          <w:color w:val="4F81BD" w:themeColor="accent1"/>
          <w:sz w:val="22"/>
          <w:szCs w:val="22"/>
        </w:rPr>
      </w:pPr>
      <w:r w:rsidRPr="00B64239">
        <w:rPr>
          <w:rFonts w:ascii="Arial" w:hAnsi="Arial" w:cs="Arial"/>
          <w:color w:val="4F81BD" w:themeColor="accent1"/>
          <w:sz w:val="22"/>
          <w:szCs w:val="22"/>
        </w:rPr>
        <w:t>Here, we need send out all the 3 normal and 3 case samples for PCR validation to</w:t>
      </w:r>
      <w:r w:rsidR="00196293">
        <w:rPr>
          <w:rFonts w:ascii="Arial" w:hAnsi="Arial" w:cs="Arial"/>
          <w:color w:val="4F81BD" w:themeColor="accent1"/>
          <w:sz w:val="22"/>
          <w:szCs w:val="22"/>
        </w:rPr>
        <w:t xml:space="preserve"> </w:t>
      </w:r>
      <w:r w:rsidR="00196293" w:rsidRPr="00196293">
        <w:rPr>
          <w:rFonts w:ascii="Arial" w:hAnsi="Arial" w:cs="Arial"/>
          <w:color w:val="4F81BD" w:themeColor="accent1"/>
          <w:sz w:val="22"/>
          <w:szCs w:val="22"/>
        </w:rPr>
        <w:t>NM_001844.5, c.823C&gt;T</w:t>
      </w:r>
    </w:p>
    <w:p w14:paraId="7279AB83" w14:textId="77777777" w:rsidR="00586C0D" w:rsidRPr="009D13F1" w:rsidRDefault="00586C0D" w:rsidP="009060CA">
      <w:pPr>
        <w:rPr>
          <w:rFonts w:ascii="Arial" w:hAnsi="Arial" w:cs="Arial"/>
          <w:sz w:val="22"/>
          <w:szCs w:val="22"/>
        </w:rPr>
      </w:pPr>
    </w:p>
    <w:p w14:paraId="4AFAAC33" w14:textId="41647882" w:rsidR="00A01B0C" w:rsidRDefault="00586C0D" w:rsidP="009060CA">
      <w:pPr>
        <w:pStyle w:val="Heading3"/>
        <w:spacing w:before="0"/>
        <w:rPr>
          <w:ins w:id="21" w:author="Guo, Shicheng" w:date="2019-09-26T20:59:00Z"/>
          <w:rFonts w:ascii="Arial" w:hAnsi="Arial" w:cs="Arial"/>
          <w:b/>
          <w:color w:val="auto"/>
          <w:sz w:val="22"/>
          <w:szCs w:val="22"/>
        </w:rPr>
      </w:pPr>
      <w:r w:rsidRPr="009D13F1">
        <w:rPr>
          <w:rFonts w:ascii="Arial" w:hAnsi="Arial" w:cs="Arial"/>
          <w:b/>
          <w:color w:val="auto"/>
          <w:sz w:val="22"/>
          <w:szCs w:val="22"/>
        </w:rPr>
        <w:t xml:space="preserve">H&amp;E </w:t>
      </w:r>
      <w:r w:rsidR="00583F73" w:rsidRPr="009D13F1">
        <w:rPr>
          <w:rFonts w:ascii="Arial" w:hAnsi="Arial" w:cs="Arial"/>
          <w:b/>
          <w:color w:val="auto"/>
          <w:sz w:val="22"/>
          <w:szCs w:val="22"/>
        </w:rPr>
        <w:t>staining</w:t>
      </w:r>
      <w:r w:rsidR="00AC1AA8">
        <w:rPr>
          <w:rFonts w:ascii="Arial" w:hAnsi="Arial" w:cs="Arial"/>
          <w:b/>
          <w:color w:val="auto"/>
          <w:sz w:val="22"/>
          <w:szCs w:val="22"/>
        </w:rPr>
        <w:t xml:space="preserve">, MRI, CT </w:t>
      </w:r>
      <w:r w:rsidRPr="009D13F1">
        <w:rPr>
          <w:rFonts w:ascii="Arial" w:hAnsi="Arial" w:cs="Arial"/>
          <w:b/>
          <w:color w:val="auto"/>
          <w:sz w:val="22"/>
          <w:szCs w:val="22"/>
        </w:rPr>
        <w:t xml:space="preserve">and </w:t>
      </w:r>
      <w:r w:rsidR="00B07AF4" w:rsidRPr="009D13F1">
        <w:rPr>
          <w:rFonts w:ascii="Arial" w:hAnsi="Arial" w:cs="Arial"/>
          <w:b/>
          <w:color w:val="auto"/>
          <w:sz w:val="22"/>
          <w:szCs w:val="22"/>
        </w:rPr>
        <w:t>Immunohistochemistry.</w:t>
      </w:r>
    </w:p>
    <w:p w14:paraId="466FF04A" w14:textId="4F621149" w:rsidR="00321EA4" w:rsidRDefault="00321EA4" w:rsidP="00321EA4">
      <w:pPr>
        <w:rPr>
          <w:ins w:id="22" w:author="Guo, Shicheng" w:date="2019-09-26T20:59:00Z"/>
        </w:rPr>
        <w:pPrChange w:id="23" w:author="Guo, Shicheng" w:date="2019-09-26T20:59:00Z">
          <w:pPr>
            <w:pStyle w:val="Heading3"/>
            <w:spacing w:before="0"/>
          </w:pPr>
        </w:pPrChange>
      </w:pPr>
    </w:p>
    <w:p w14:paraId="003E0586" w14:textId="77777777" w:rsidR="00321EA4" w:rsidRPr="00321EA4" w:rsidRDefault="00321EA4" w:rsidP="00321EA4">
      <w:pPr>
        <w:rPr>
          <w:rPrChange w:id="24" w:author="Guo, Shicheng" w:date="2019-09-26T20:59:00Z">
            <w:rPr>
              <w:rFonts w:ascii="Arial" w:hAnsi="Arial" w:cs="Arial"/>
              <w:b/>
              <w:color w:val="auto"/>
              <w:sz w:val="22"/>
              <w:szCs w:val="22"/>
            </w:rPr>
          </w:rPrChange>
        </w:rPr>
        <w:pPrChange w:id="25" w:author="Guo, Shicheng" w:date="2019-09-26T20:59:00Z">
          <w:pPr>
            <w:pStyle w:val="Heading3"/>
            <w:spacing w:before="0"/>
          </w:pPr>
        </w:pPrChange>
      </w:pPr>
    </w:p>
    <w:p w14:paraId="282043F3" w14:textId="77777777" w:rsidR="006F493D" w:rsidRPr="009D13F1" w:rsidRDefault="006F493D" w:rsidP="009060CA">
      <w:pPr>
        <w:rPr>
          <w:rFonts w:ascii="Arial" w:hAnsi="Arial" w:cs="Arial"/>
          <w:sz w:val="22"/>
          <w:szCs w:val="22"/>
        </w:rPr>
      </w:pPr>
    </w:p>
    <w:p w14:paraId="37FA2043" w14:textId="66669DA6" w:rsidR="00FF4C48" w:rsidRDefault="00B07AF4" w:rsidP="009060CA">
      <w:pPr>
        <w:pStyle w:val="Heading3"/>
        <w:spacing w:before="0"/>
        <w:rPr>
          <w:ins w:id="26" w:author="Guo, Shicheng" w:date="2019-09-26T20:59:00Z"/>
          <w:rFonts w:ascii="Arial" w:hAnsi="Arial" w:cs="Arial"/>
          <w:b/>
          <w:color w:val="auto"/>
          <w:sz w:val="22"/>
          <w:szCs w:val="22"/>
        </w:rPr>
      </w:pPr>
      <w:r w:rsidRPr="009D13F1">
        <w:rPr>
          <w:rFonts w:ascii="Arial" w:hAnsi="Arial" w:cs="Arial"/>
          <w:b/>
          <w:color w:val="auto"/>
          <w:sz w:val="22"/>
          <w:szCs w:val="22"/>
        </w:rPr>
        <w:t>Statistical analyses.</w:t>
      </w:r>
    </w:p>
    <w:p w14:paraId="09BADD73" w14:textId="60CE351B" w:rsidR="00321EA4" w:rsidRDefault="00321EA4" w:rsidP="00321EA4">
      <w:pPr>
        <w:rPr>
          <w:ins w:id="27" w:author="Guo, Shicheng" w:date="2019-09-26T20:59:00Z"/>
        </w:rPr>
        <w:pPrChange w:id="28" w:author="Guo, Shicheng" w:date="2019-09-26T20:59:00Z">
          <w:pPr>
            <w:pStyle w:val="Heading3"/>
            <w:spacing w:before="0"/>
          </w:pPr>
        </w:pPrChange>
      </w:pPr>
    </w:p>
    <w:p w14:paraId="61D82CB7" w14:textId="77777777" w:rsidR="00321EA4" w:rsidRPr="00321EA4" w:rsidRDefault="00321EA4" w:rsidP="00321EA4">
      <w:pPr>
        <w:rPr>
          <w:rPrChange w:id="29" w:author="Guo, Shicheng" w:date="2019-09-26T20:59:00Z">
            <w:rPr>
              <w:rFonts w:ascii="Arial" w:hAnsi="Arial" w:cs="Arial"/>
              <w:b/>
              <w:color w:val="auto"/>
              <w:sz w:val="22"/>
              <w:szCs w:val="22"/>
            </w:rPr>
          </w:rPrChange>
        </w:rPr>
        <w:pPrChange w:id="30" w:author="Guo, Shicheng" w:date="2019-09-26T20:59:00Z">
          <w:pPr>
            <w:pStyle w:val="Heading3"/>
            <w:spacing w:before="0"/>
          </w:pPr>
        </w:pPrChange>
      </w:pPr>
    </w:p>
    <w:p w14:paraId="4B016779" w14:textId="77777777" w:rsidR="00B65FC2" w:rsidRPr="00B65FC2" w:rsidRDefault="00B65FC2" w:rsidP="009060CA"/>
    <w:p w14:paraId="2DF63149" w14:textId="77777777" w:rsidR="00FF4C48" w:rsidRPr="009D13F1" w:rsidRDefault="00FF4C48" w:rsidP="009060CA">
      <w:pPr>
        <w:pStyle w:val="Heading2"/>
        <w:spacing w:before="0"/>
        <w:rPr>
          <w:rFonts w:ascii="Arial" w:eastAsia="Arial" w:hAnsi="Arial" w:cs="Arial"/>
          <w:b/>
          <w:color w:val="000000" w:themeColor="text1"/>
          <w:sz w:val="22"/>
          <w:szCs w:val="22"/>
        </w:rPr>
      </w:pPr>
      <w:r w:rsidRPr="009D13F1">
        <w:rPr>
          <w:rFonts w:ascii="Arial" w:eastAsia="Arial" w:hAnsi="Arial" w:cs="Arial"/>
          <w:b/>
          <w:color w:val="000000" w:themeColor="text1"/>
          <w:sz w:val="22"/>
          <w:szCs w:val="22"/>
        </w:rPr>
        <w:lastRenderedPageBreak/>
        <w:t>Acknowledgements</w:t>
      </w:r>
    </w:p>
    <w:p w14:paraId="771F0619" w14:textId="0CC718DE" w:rsidR="001B7612" w:rsidRDefault="00C428E5" w:rsidP="009060CA">
      <w:pPr>
        <w:jc w:val="left"/>
        <w:rPr>
          <w:rFonts w:ascii="Times New Roman" w:eastAsia="Arial" w:hAnsi="Times New Roman" w:cs="Times New Roman"/>
        </w:rPr>
      </w:pPr>
      <w:r w:rsidRPr="00C428E5">
        <w:rPr>
          <w:rFonts w:ascii="Arial" w:hAnsi="Arial" w:cs="Arial"/>
          <w:sz w:val="22"/>
          <w:szCs w:val="22"/>
        </w:rPr>
        <w:t xml:space="preserve">We thank all participating subjects for their kind cooperation in this study. </w:t>
      </w:r>
      <w:r w:rsidR="00FF4C48" w:rsidRPr="009D13F1">
        <w:rPr>
          <w:rFonts w:ascii="Arial" w:hAnsi="Arial" w:cs="Arial"/>
          <w:sz w:val="22"/>
          <w:szCs w:val="22"/>
        </w:rPr>
        <w:t xml:space="preserve">The project </w:t>
      </w:r>
      <w:r w:rsidR="001343FB">
        <w:rPr>
          <w:rFonts w:ascii="Arial" w:hAnsi="Arial" w:cs="Arial"/>
          <w:sz w:val="22"/>
          <w:szCs w:val="22"/>
        </w:rPr>
        <w:t>was supported by the</w:t>
      </w:r>
      <w:r w:rsidR="007C6818" w:rsidRPr="007C6818">
        <w:rPr>
          <w:rFonts w:ascii="Arial" w:hAnsi="Arial" w:cs="Arial"/>
          <w:sz w:val="22"/>
          <w:szCs w:val="22"/>
        </w:rPr>
        <w:t xml:space="preserve"> National Natural Science Funds of China (81774114), Shanghai Chinese Medicine Development Office, Shanghai Chinese and Western Medicine Clinical Pilot Project (</w:t>
      </w:r>
      <w:proofErr w:type="gramStart"/>
      <w:r w:rsidR="007C6818" w:rsidRPr="007C6818">
        <w:rPr>
          <w:rFonts w:ascii="Arial" w:hAnsi="Arial" w:cs="Arial"/>
          <w:sz w:val="22"/>
          <w:szCs w:val="22"/>
        </w:rPr>
        <w:t>ZY(</w:t>
      </w:r>
      <w:proofErr w:type="gramEnd"/>
      <w:r w:rsidR="007C6818" w:rsidRPr="007C6818">
        <w:rPr>
          <w:rFonts w:ascii="Arial" w:hAnsi="Arial" w:cs="Arial"/>
          <w:sz w:val="22"/>
          <w:szCs w:val="22"/>
        </w:rPr>
        <w:t xml:space="preserve">2018-2020)-FWTX-1010 and ZY(2018-2020)-FWTX-4017). </w:t>
      </w:r>
      <w:proofErr w:type="gramStart"/>
      <w:r w:rsidR="007C6818" w:rsidRPr="007C6818">
        <w:rPr>
          <w:rFonts w:ascii="Arial" w:hAnsi="Arial" w:cs="Arial"/>
          <w:sz w:val="22"/>
          <w:szCs w:val="22"/>
        </w:rPr>
        <w:t xml:space="preserve">Shanghai Municipal Health and Family Planning Commission (201640192), State Administration of Traditional Chinese Medicine, Regional Chinese Medicine Rheumatology Medical Center Construction Project, Shanghai clinical base construction of traditional Chinese medicine (ZY3-LCPT-1-1009, ZY-LCPT-1), Shanghai intensive entity construction of integrated traditional and western medicine </w:t>
      </w:r>
      <w:hyperlink r:id="rId7">
        <w:r w:rsidR="007C6818" w:rsidRPr="007C6818">
          <w:rPr>
            <w:rFonts w:ascii="Arial" w:hAnsi="Arial" w:cs="Arial"/>
            <w:sz w:val="22"/>
            <w:szCs w:val="22"/>
          </w:rPr>
          <w:t>rheumatoid arthritis</w:t>
        </w:r>
      </w:hyperlink>
      <w:r w:rsidR="007C6818" w:rsidRPr="007C6818">
        <w:rPr>
          <w:rFonts w:ascii="Arial" w:hAnsi="Arial" w:cs="Arial"/>
          <w:sz w:val="22"/>
          <w:szCs w:val="22"/>
        </w:rPr>
        <w:t xml:space="preserve"> (ZXBZ2012-05), Shanghai clinical intensive subject construction of traditional Chinese medicine-traditional Chinese </w:t>
      </w:r>
      <w:hyperlink r:id="rId8">
        <w:r w:rsidR="007C6818" w:rsidRPr="007C6818">
          <w:rPr>
            <w:rFonts w:ascii="Arial" w:hAnsi="Arial" w:cs="Arial"/>
            <w:sz w:val="22"/>
            <w:szCs w:val="22"/>
          </w:rPr>
          <w:t>rheumatology</w:t>
        </w:r>
      </w:hyperlink>
      <w:r w:rsidR="007C6818" w:rsidRPr="007C6818">
        <w:rPr>
          <w:rFonts w:ascii="Arial" w:hAnsi="Arial" w:cs="Arial"/>
          <w:sz w:val="22"/>
          <w:szCs w:val="22"/>
        </w:rPr>
        <w:t xml:space="preserve"> (ZYXK2012012), Shanghai Municipal Planning Commission of science</w:t>
      </w:r>
      <w:r w:rsidR="0090082E">
        <w:rPr>
          <w:rFonts w:ascii="Arial" w:hAnsi="Arial" w:cs="Arial"/>
          <w:sz w:val="22"/>
          <w:szCs w:val="22"/>
        </w:rPr>
        <w:t xml:space="preserve"> and Research Fund (201640192)</w:t>
      </w:r>
      <w:proofErr w:type="gramEnd"/>
    </w:p>
    <w:p w14:paraId="4D11C7A7" w14:textId="77777777" w:rsidR="00227340" w:rsidRPr="00227340" w:rsidRDefault="00227340" w:rsidP="009060CA">
      <w:pPr>
        <w:jc w:val="left"/>
        <w:rPr>
          <w:rFonts w:ascii="Times New Roman" w:eastAsia="Arial" w:hAnsi="Times New Roman" w:cs="Times New Roman"/>
        </w:rPr>
      </w:pPr>
    </w:p>
    <w:p w14:paraId="62EC6DD1" w14:textId="77777777" w:rsidR="00FF4C48" w:rsidRPr="009D13F1" w:rsidRDefault="00FF4C48" w:rsidP="009060CA">
      <w:pPr>
        <w:pStyle w:val="Heading2"/>
        <w:spacing w:before="0"/>
        <w:rPr>
          <w:rFonts w:ascii="Arial" w:eastAsia="Arial" w:hAnsi="Arial" w:cs="Arial"/>
          <w:b/>
          <w:color w:val="000000" w:themeColor="text1"/>
          <w:sz w:val="22"/>
          <w:szCs w:val="22"/>
        </w:rPr>
      </w:pPr>
      <w:r w:rsidRPr="009D13F1">
        <w:rPr>
          <w:rFonts w:ascii="Arial" w:eastAsia="Arial" w:hAnsi="Arial" w:cs="Arial"/>
          <w:b/>
          <w:color w:val="000000" w:themeColor="text1"/>
          <w:sz w:val="22"/>
          <w:szCs w:val="22"/>
        </w:rPr>
        <w:t>Author contributions</w:t>
      </w:r>
    </w:p>
    <w:p w14:paraId="233DC91D" w14:textId="47614689" w:rsidR="00FF4C48" w:rsidRDefault="00FF4C48" w:rsidP="009060CA">
      <w:pPr>
        <w:rPr>
          <w:rFonts w:ascii="Arial" w:hAnsi="Arial" w:cs="Arial"/>
          <w:sz w:val="22"/>
          <w:szCs w:val="22"/>
        </w:rPr>
      </w:pPr>
      <w:r w:rsidRPr="009D13F1">
        <w:rPr>
          <w:rFonts w:ascii="Arial" w:hAnsi="Arial" w:cs="Arial"/>
          <w:sz w:val="22"/>
          <w:szCs w:val="22"/>
        </w:rPr>
        <w:t xml:space="preserve">SG performed analyses, interpreted results, designed the functional studies, and </w:t>
      </w:r>
      <w:r w:rsidR="00870B43" w:rsidRPr="009D13F1">
        <w:rPr>
          <w:rFonts w:ascii="Arial" w:hAnsi="Arial" w:cs="Arial"/>
          <w:sz w:val="22"/>
          <w:szCs w:val="22"/>
        </w:rPr>
        <w:t>draft</w:t>
      </w:r>
      <w:r w:rsidRPr="009D13F1">
        <w:rPr>
          <w:rFonts w:ascii="Arial" w:hAnsi="Arial" w:cs="Arial"/>
          <w:sz w:val="22"/>
          <w:szCs w:val="22"/>
        </w:rPr>
        <w:t xml:space="preserve"> the manuscript. </w:t>
      </w:r>
      <w:r w:rsidR="00870B43" w:rsidRPr="009D13F1">
        <w:rPr>
          <w:rFonts w:ascii="Arial" w:hAnsi="Arial" w:cs="Arial"/>
          <w:sz w:val="22"/>
          <w:szCs w:val="22"/>
        </w:rPr>
        <w:t xml:space="preserve">MZ collected the blood samples, clinical characteristic information, pedigree information, interpreted results and prepare the draft of the manuscript. </w:t>
      </w:r>
      <w:r w:rsidRPr="009D13F1">
        <w:rPr>
          <w:rFonts w:ascii="Arial" w:hAnsi="Arial" w:cs="Arial"/>
          <w:sz w:val="22"/>
          <w:szCs w:val="22"/>
        </w:rPr>
        <w:t>SJS designed the experiment, supervised the genetic analyses, developed phenotyping algorithms, developed analysis methods and power calculations, interpreted results and aided in drafting and editing the manuscript.</w:t>
      </w:r>
      <w:r w:rsidR="00870B43" w:rsidRPr="009D13F1">
        <w:rPr>
          <w:rFonts w:ascii="Arial" w:hAnsi="Arial" w:cs="Arial"/>
          <w:sz w:val="22"/>
          <w:szCs w:val="22"/>
        </w:rPr>
        <w:t xml:space="preserve"> DH designed the experiment, supervised the clinical and genetic analyses, interpreted results and aided in drafting and editing the manuscript.</w:t>
      </w:r>
    </w:p>
    <w:p w14:paraId="79DBC8DD" w14:textId="77777777" w:rsidR="00DD5818" w:rsidRPr="009D13F1" w:rsidRDefault="00DD5818" w:rsidP="009060CA">
      <w:pPr>
        <w:rPr>
          <w:rFonts w:ascii="Arial" w:hAnsi="Arial" w:cs="Arial"/>
          <w:sz w:val="22"/>
          <w:szCs w:val="22"/>
        </w:rPr>
      </w:pPr>
    </w:p>
    <w:p w14:paraId="14591D61" w14:textId="152FBBC4" w:rsidR="00FF4C48" w:rsidRPr="009D13F1" w:rsidRDefault="00C05F37" w:rsidP="009060CA">
      <w:pPr>
        <w:pStyle w:val="Heading2"/>
        <w:spacing w:before="0"/>
        <w:rPr>
          <w:rFonts w:ascii="Arial" w:hAnsi="Arial" w:cs="Arial"/>
          <w:b/>
          <w:sz w:val="22"/>
          <w:szCs w:val="22"/>
        </w:rPr>
      </w:pPr>
      <w:r w:rsidRPr="009D13F1">
        <w:rPr>
          <w:rFonts w:ascii="Arial" w:eastAsia="Arial" w:hAnsi="Arial" w:cs="Arial"/>
          <w:b/>
          <w:color w:val="000000" w:themeColor="text1"/>
          <w:sz w:val="22"/>
          <w:szCs w:val="22"/>
        </w:rPr>
        <w:t>Data and analysis c</w:t>
      </w:r>
      <w:r w:rsidR="00FF4C48" w:rsidRPr="009D13F1">
        <w:rPr>
          <w:rFonts w:ascii="Arial" w:eastAsia="Arial" w:hAnsi="Arial" w:cs="Arial"/>
          <w:b/>
          <w:color w:val="000000" w:themeColor="text1"/>
          <w:sz w:val="22"/>
          <w:szCs w:val="22"/>
        </w:rPr>
        <w:t>ode:</w:t>
      </w:r>
    </w:p>
    <w:p w14:paraId="5F677EA9" w14:textId="5EE3540E" w:rsidR="00C05F37" w:rsidRPr="009D13F1" w:rsidRDefault="00FF4C48" w:rsidP="009060CA">
      <w:pPr>
        <w:jc w:val="left"/>
        <w:rPr>
          <w:rFonts w:ascii="Arial" w:hAnsi="Arial" w:cs="Arial"/>
          <w:sz w:val="22"/>
          <w:szCs w:val="22"/>
        </w:rPr>
      </w:pPr>
      <w:r w:rsidRPr="009D13F1">
        <w:rPr>
          <w:rFonts w:ascii="Arial" w:hAnsi="Arial" w:cs="Arial"/>
          <w:sz w:val="22"/>
          <w:szCs w:val="22"/>
        </w:rPr>
        <w:t>We uploaded the Code to github</w:t>
      </w:r>
      <w:r w:rsidR="00C05F37" w:rsidRPr="009D13F1">
        <w:rPr>
          <w:rFonts w:ascii="Arial" w:hAnsi="Arial" w:cs="Arial"/>
          <w:sz w:val="22"/>
          <w:szCs w:val="22"/>
        </w:rPr>
        <w:t xml:space="preserve">: </w:t>
      </w:r>
      <w:hyperlink r:id="rId9" w:history="1">
        <w:r w:rsidR="00C05F37" w:rsidRPr="009D13F1">
          <w:rPr>
            <w:rFonts w:ascii="Arial" w:hAnsi="Arial" w:cs="Arial"/>
            <w:sz w:val="22"/>
            <w:szCs w:val="22"/>
          </w:rPr>
          <w:t>https://github.com/Shicheng-Guo/Synovial_Chondromatosis</w:t>
        </w:r>
      </w:hyperlink>
      <w:r w:rsidR="00C05F37" w:rsidRPr="009D13F1">
        <w:rPr>
          <w:rFonts w:ascii="Arial" w:hAnsi="Arial" w:cs="Arial"/>
          <w:sz w:val="22"/>
          <w:szCs w:val="22"/>
        </w:rPr>
        <w:t xml:space="preserve">. Whole-exome sequencing data </w:t>
      </w:r>
      <w:proofErr w:type="gramStart"/>
      <w:r w:rsidR="00C05F37" w:rsidRPr="009D13F1">
        <w:rPr>
          <w:rFonts w:ascii="Arial" w:hAnsi="Arial" w:cs="Arial"/>
          <w:sz w:val="22"/>
          <w:szCs w:val="22"/>
        </w:rPr>
        <w:t>have been</w:t>
      </w:r>
      <w:r w:rsidR="001017D0">
        <w:rPr>
          <w:rFonts w:ascii="Arial" w:hAnsi="Arial" w:cs="Arial"/>
          <w:sz w:val="22"/>
          <w:szCs w:val="22"/>
        </w:rPr>
        <w:t xml:space="preserve"> uploaded</w:t>
      </w:r>
      <w:proofErr w:type="gramEnd"/>
      <w:r w:rsidR="001017D0">
        <w:rPr>
          <w:rFonts w:ascii="Arial" w:hAnsi="Arial" w:cs="Arial"/>
          <w:sz w:val="22"/>
          <w:szCs w:val="22"/>
        </w:rPr>
        <w:t xml:space="preserve"> to dbGAP with access xxxx. </w:t>
      </w:r>
      <w:r w:rsidR="00FC3ABC" w:rsidRPr="009D13F1">
        <w:rPr>
          <w:rFonts w:ascii="Arial" w:hAnsi="Arial" w:cs="Arial"/>
          <w:sz w:val="22"/>
          <w:szCs w:val="22"/>
        </w:rPr>
        <w:t xml:space="preserve">RNA-seq </w:t>
      </w:r>
      <w:r w:rsidR="00DD5818">
        <w:rPr>
          <w:rFonts w:ascii="Arial" w:hAnsi="Arial" w:cs="Arial"/>
          <w:sz w:val="22"/>
          <w:szCs w:val="22"/>
        </w:rPr>
        <w:t xml:space="preserve">data </w:t>
      </w:r>
      <w:proofErr w:type="gramStart"/>
      <w:r w:rsidR="00DD5818">
        <w:rPr>
          <w:rFonts w:ascii="Arial" w:hAnsi="Arial" w:cs="Arial"/>
          <w:sz w:val="22"/>
          <w:szCs w:val="22"/>
        </w:rPr>
        <w:t>have</w:t>
      </w:r>
      <w:r w:rsidR="00FC3ABC" w:rsidRPr="009D13F1">
        <w:rPr>
          <w:rFonts w:ascii="Arial" w:hAnsi="Arial" w:cs="Arial"/>
          <w:sz w:val="22"/>
          <w:szCs w:val="22"/>
        </w:rPr>
        <w:t xml:space="preserve"> been deposit</w:t>
      </w:r>
      <w:r w:rsidR="00DD5818">
        <w:rPr>
          <w:rFonts w:ascii="Arial" w:hAnsi="Arial" w:cs="Arial"/>
          <w:sz w:val="22"/>
          <w:szCs w:val="22"/>
        </w:rPr>
        <w:t>ed</w:t>
      </w:r>
      <w:proofErr w:type="gramEnd"/>
      <w:r w:rsidR="00FC3ABC" w:rsidRPr="009D13F1">
        <w:rPr>
          <w:rFonts w:ascii="Arial" w:hAnsi="Arial" w:cs="Arial"/>
          <w:sz w:val="22"/>
          <w:szCs w:val="22"/>
        </w:rPr>
        <w:t xml:space="preserve"> to </w:t>
      </w:r>
      <w:r w:rsidR="005D50A4" w:rsidRPr="005D50A4">
        <w:rPr>
          <w:rFonts w:ascii="Arial" w:hAnsi="Arial" w:cs="Arial"/>
          <w:sz w:val="22"/>
          <w:szCs w:val="22"/>
        </w:rPr>
        <w:t>Sequence Read Archive (SRA) </w:t>
      </w:r>
      <w:r w:rsidR="00FC3ABC" w:rsidRPr="009D13F1">
        <w:rPr>
          <w:rFonts w:ascii="Arial" w:hAnsi="Arial" w:cs="Arial"/>
          <w:sz w:val="22"/>
          <w:szCs w:val="22"/>
        </w:rPr>
        <w:t>with id xx</w:t>
      </w:r>
      <w:r w:rsidR="00CF65D3">
        <w:rPr>
          <w:rFonts w:ascii="Arial" w:hAnsi="Arial" w:cs="Arial"/>
          <w:sz w:val="22"/>
          <w:szCs w:val="22"/>
        </w:rPr>
        <w:t xml:space="preserve"> and </w:t>
      </w:r>
      <w:r w:rsidR="00306E97" w:rsidRPr="00306E97">
        <w:rPr>
          <w:rFonts w:ascii="Arial" w:hAnsi="Arial" w:cs="Arial"/>
          <w:sz w:val="22"/>
          <w:szCs w:val="22"/>
        </w:rPr>
        <w:t xml:space="preserve">Gene Expression Omnibus </w:t>
      </w:r>
      <w:r w:rsidR="00306E97">
        <w:rPr>
          <w:rFonts w:ascii="Arial" w:hAnsi="Arial" w:cs="Arial"/>
          <w:sz w:val="22"/>
          <w:szCs w:val="22"/>
        </w:rPr>
        <w:t>(</w:t>
      </w:r>
      <w:r w:rsidR="00CF65D3">
        <w:rPr>
          <w:rFonts w:ascii="Arial" w:hAnsi="Arial" w:cs="Arial"/>
          <w:sz w:val="22"/>
          <w:szCs w:val="22"/>
        </w:rPr>
        <w:t>GEO</w:t>
      </w:r>
      <w:r w:rsidR="00306E97">
        <w:rPr>
          <w:rFonts w:ascii="Arial" w:hAnsi="Arial" w:cs="Arial"/>
          <w:sz w:val="22"/>
          <w:szCs w:val="22"/>
        </w:rPr>
        <w:t>)</w:t>
      </w:r>
      <w:r w:rsidR="00CF65D3">
        <w:rPr>
          <w:rFonts w:ascii="Arial" w:hAnsi="Arial" w:cs="Arial"/>
          <w:sz w:val="22"/>
          <w:szCs w:val="22"/>
        </w:rPr>
        <w:t xml:space="preserve"> with id</w:t>
      </w:r>
      <w:r w:rsidR="00306E97">
        <w:rPr>
          <w:rFonts w:ascii="Arial" w:hAnsi="Arial" w:cs="Arial"/>
          <w:sz w:val="22"/>
          <w:szCs w:val="22"/>
        </w:rPr>
        <w:t xml:space="preserve"> xxx</w:t>
      </w:r>
      <w:r w:rsidR="00FC3ABC" w:rsidRPr="009D13F1">
        <w:rPr>
          <w:rFonts w:ascii="Arial" w:hAnsi="Arial" w:cs="Arial"/>
          <w:sz w:val="22"/>
          <w:szCs w:val="22"/>
        </w:rPr>
        <w:t xml:space="preserve">. Genome-wide DNA methylation bisulfite sequencing (WGBS) </w:t>
      </w:r>
      <w:proofErr w:type="gramStart"/>
      <w:r w:rsidR="00FC3ABC" w:rsidRPr="009D13F1">
        <w:rPr>
          <w:rFonts w:ascii="Arial" w:hAnsi="Arial" w:cs="Arial"/>
          <w:sz w:val="22"/>
          <w:szCs w:val="22"/>
        </w:rPr>
        <w:t>was deposited</w:t>
      </w:r>
      <w:proofErr w:type="gramEnd"/>
      <w:r w:rsidR="00FC3ABC" w:rsidRPr="009D13F1">
        <w:rPr>
          <w:rFonts w:ascii="Arial" w:hAnsi="Arial" w:cs="Arial"/>
          <w:sz w:val="22"/>
          <w:szCs w:val="22"/>
        </w:rPr>
        <w:t xml:space="preserve"> to SRA with id xxx. </w:t>
      </w:r>
      <w:r w:rsidR="0094743D" w:rsidRPr="009D13F1">
        <w:rPr>
          <w:rFonts w:ascii="Arial" w:hAnsi="Arial" w:cs="Arial"/>
          <w:sz w:val="22"/>
          <w:szCs w:val="22"/>
        </w:rPr>
        <w:t xml:space="preserve">Sanger sequencing data have been </w:t>
      </w:r>
      <w:r w:rsidR="00CF65D3">
        <w:rPr>
          <w:rFonts w:ascii="Arial" w:hAnsi="Arial" w:cs="Arial"/>
          <w:sz w:val="22"/>
          <w:szCs w:val="22"/>
        </w:rPr>
        <w:t>deposit</w:t>
      </w:r>
      <w:r w:rsidR="0094743D" w:rsidRPr="009D13F1">
        <w:rPr>
          <w:rFonts w:ascii="Arial" w:hAnsi="Arial" w:cs="Arial"/>
          <w:sz w:val="22"/>
          <w:szCs w:val="22"/>
        </w:rPr>
        <w:t xml:space="preserve"> to </w:t>
      </w:r>
      <w:r w:rsidR="00CF65D3">
        <w:rPr>
          <w:rFonts w:ascii="Arial" w:hAnsi="Arial" w:cs="Arial"/>
          <w:sz w:val="22"/>
          <w:szCs w:val="22"/>
        </w:rPr>
        <w:t>GEO</w:t>
      </w:r>
      <w:r w:rsidR="0076304F" w:rsidRPr="009D13F1">
        <w:rPr>
          <w:rFonts w:ascii="Arial" w:hAnsi="Arial" w:cs="Arial"/>
          <w:sz w:val="22"/>
          <w:szCs w:val="22"/>
        </w:rPr>
        <w:t xml:space="preserve"> with id. </w:t>
      </w:r>
    </w:p>
    <w:p w14:paraId="52A0A99D" w14:textId="77777777" w:rsidR="00FC3ABC" w:rsidRPr="009D13F1" w:rsidRDefault="00FC3ABC" w:rsidP="009060CA">
      <w:pPr>
        <w:jc w:val="left"/>
        <w:rPr>
          <w:rFonts w:ascii="Arial" w:hAnsi="Arial" w:cs="Arial"/>
          <w:sz w:val="22"/>
          <w:szCs w:val="22"/>
        </w:rPr>
      </w:pPr>
    </w:p>
    <w:p w14:paraId="36DADB66" w14:textId="4DDF0C32" w:rsidR="006E3CE3" w:rsidRPr="009D13F1" w:rsidRDefault="006E3CE3" w:rsidP="009060CA">
      <w:pPr>
        <w:pStyle w:val="Heading2"/>
        <w:spacing w:before="0"/>
        <w:rPr>
          <w:rFonts w:ascii="Arial" w:hAnsi="Arial" w:cs="Arial"/>
          <w:b/>
          <w:color w:val="auto"/>
          <w:sz w:val="22"/>
          <w:szCs w:val="22"/>
        </w:rPr>
      </w:pPr>
      <w:r w:rsidRPr="009D13F1">
        <w:rPr>
          <w:rFonts w:ascii="Arial" w:hAnsi="Arial" w:cs="Arial"/>
          <w:b/>
          <w:color w:val="auto"/>
          <w:sz w:val="22"/>
          <w:szCs w:val="22"/>
        </w:rPr>
        <w:t>Reference</w:t>
      </w:r>
    </w:p>
    <w:p w14:paraId="0D63F2F8" w14:textId="77777777" w:rsidR="000E6E5F" w:rsidRPr="009D13F1" w:rsidRDefault="000E6E5F" w:rsidP="009060CA">
      <w:pPr>
        <w:rPr>
          <w:rFonts w:ascii="Arial" w:hAnsi="Arial" w:cs="Arial"/>
          <w:sz w:val="22"/>
          <w:szCs w:val="22"/>
        </w:rPr>
      </w:pPr>
    </w:p>
    <w:p w14:paraId="3BB4DB9C" w14:textId="5B7A9CCC" w:rsidR="009F57D2" w:rsidRPr="009D13F1" w:rsidRDefault="009F57D2" w:rsidP="009060CA">
      <w:pPr>
        <w:rPr>
          <w:rFonts w:ascii="Arial" w:hAnsi="Arial" w:cs="Arial"/>
          <w:sz w:val="22"/>
          <w:szCs w:val="22"/>
        </w:rPr>
      </w:pPr>
      <w:r w:rsidRPr="009D13F1">
        <w:rPr>
          <w:rFonts w:ascii="Arial" w:hAnsi="Arial" w:cs="Arial"/>
          <w:sz w:val="22"/>
          <w:szCs w:val="22"/>
        </w:rPr>
        <w:t>[1] Neumann JA, Garrigues GE, Brigman BE</w:t>
      </w:r>
      <w:proofErr w:type="gramStart"/>
      <w:r w:rsidRPr="009D13F1">
        <w:rPr>
          <w:rFonts w:ascii="Arial" w:hAnsi="Arial" w:cs="Arial"/>
          <w:sz w:val="22"/>
          <w:szCs w:val="22"/>
        </w:rPr>
        <w:t>,et</w:t>
      </w:r>
      <w:proofErr w:type="gramEnd"/>
      <w:r w:rsidRPr="009D13F1">
        <w:rPr>
          <w:rFonts w:ascii="Arial" w:hAnsi="Arial" w:cs="Arial"/>
          <w:sz w:val="22"/>
          <w:szCs w:val="22"/>
        </w:rPr>
        <w:t xml:space="preserve"> al. Synovial Chondromatosis. JBJS Rev. 2016 May 10</w:t>
      </w:r>
      <w:proofErr w:type="gramStart"/>
      <w:r w:rsidRPr="009D13F1">
        <w:rPr>
          <w:rFonts w:ascii="Arial" w:hAnsi="Arial" w:cs="Arial"/>
          <w:sz w:val="22"/>
          <w:szCs w:val="22"/>
        </w:rPr>
        <w:t>;4</w:t>
      </w:r>
      <w:proofErr w:type="gramEnd"/>
      <w:r w:rsidRPr="009D13F1">
        <w:rPr>
          <w:rFonts w:ascii="Arial" w:hAnsi="Arial" w:cs="Arial"/>
          <w:sz w:val="22"/>
          <w:szCs w:val="22"/>
        </w:rPr>
        <w:t>(5).</w:t>
      </w:r>
    </w:p>
    <w:p w14:paraId="2CAC9D30" w14:textId="762A79CB" w:rsidR="009F57D2" w:rsidRPr="009D13F1" w:rsidRDefault="009F57D2" w:rsidP="009060CA">
      <w:pPr>
        <w:rPr>
          <w:rFonts w:ascii="Arial" w:hAnsi="Arial" w:cs="Arial"/>
          <w:sz w:val="22"/>
          <w:szCs w:val="22"/>
        </w:rPr>
      </w:pPr>
      <w:r w:rsidRPr="009D13F1">
        <w:rPr>
          <w:rFonts w:ascii="Arial" w:hAnsi="Arial" w:cs="Arial"/>
          <w:sz w:val="22"/>
          <w:szCs w:val="22"/>
        </w:rPr>
        <w:t>[2]</w:t>
      </w:r>
      <w:r w:rsidR="007C4961" w:rsidRPr="009D13F1">
        <w:rPr>
          <w:rFonts w:ascii="Arial" w:hAnsi="Arial" w:cs="Arial"/>
          <w:sz w:val="22"/>
          <w:szCs w:val="22"/>
        </w:rPr>
        <w:t xml:space="preserve"> Ho SW, Hoa LM, Lee KT.</w:t>
      </w:r>
      <w:r w:rsidR="0064392E" w:rsidRPr="009D13F1">
        <w:rPr>
          <w:rFonts w:ascii="Arial" w:hAnsi="Arial" w:cs="Arial"/>
          <w:sz w:val="22"/>
          <w:szCs w:val="22"/>
        </w:rPr>
        <w:t xml:space="preserve"> </w:t>
      </w:r>
      <w:r w:rsidR="007C4961" w:rsidRPr="009D13F1">
        <w:rPr>
          <w:rFonts w:ascii="Arial" w:hAnsi="Arial" w:cs="Arial"/>
          <w:sz w:val="22"/>
          <w:szCs w:val="22"/>
        </w:rPr>
        <w:t>A Rare Case of Concomitant Intra-Articular and Extra-Articular Synovial Chondromatosis of the Knee Joint.Ann Acad Med Singapore. 2019 May</w:t>
      </w:r>
      <w:proofErr w:type="gramStart"/>
      <w:r w:rsidR="007C4961" w:rsidRPr="009D13F1">
        <w:rPr>
          <w:rFonts w:ascii="Arial" w:hAnsi="Arial" w:cs="Arial"/>
          <w:sz w:val="22"/>
          <w:szCs w:val="22"/>
        </w:rPr>
        <w:t>;48</w:t>
      </w:r>
      <w:proofErr w:type="gramEnd"/>
      <w:r w:rsidR="007C4961" w:rsidRPr="009D13F1">
        <w:rPr>
          <w:rFonts w:ascii="Arial" w:hAnsi="Arial" w:cs="Arial"/>
          <w:sz w:val="22"/>
          <w:szCs w:val="22"/>
        </w:rPr>
        <w:t>(5):161-164.</w:t>
      </w:r>
    </w:p>
    <w:p w14:paraId="2722EF16" w14:textId="507B9461" w:rsidR="00CE147B" w:rsidRPr="009D13F1" w:rsidRDefault="007C4961" w:rsidP="009060CA">
      <w:pPr>
        <w:rPr>
          <w:rFonts w:ascii="Arial" w:hAnsi="Arial" w:cs="Arial"/>
          <w:sz w:val="22"/>
          <w:szCs w:val="22"/>
        </w:rPr>
      </w:pPr>
      <w:r w:rsidRPr="009D13F1">
        <w:rPr>
          <w:rFonts w:ascii="Arial" w:hAnsi="Arial" w:cs="Arial"/>
          <w:sz w:val="22"/>
          <w:szCs w:val="22"/>
        </w:rPr>
        <w:t>[3]</w:t>
      </w:r>
      <w:r w:rsidR="007974CC" w:rsidRPr="009D13F1">
        <w:rPr>
          <w:rFonts w:ascii="Arial" w:hAnsi="Arial" w:cs="Arial"/>
          <w:sz w:val="22"/>
          <w:szCs w:val="22"/>
        </w:rPr>
        <w:t xml:space="preserve"> Schagemann JC, Hunold P, Russlies M</w:t>
      </w:r>
      <w:proofErr w:type="gramStart"/>
      <w:r w:rsidR="007974CC" w:rsidRPr="009D13F1">
        <w:rPr>
          <w:rFonts w:ascii="Arial" w:hAnsi="Arial" w:cs="Arial"/>
          <w:sz w:val="22"/>
          <w:szCs w:val="22"/>
        </w:rPr>
        <w:t>,et</w:t>
      </w:r>
      <w:proofErr w:type="gramEnd"/>
      <w:r w:rsidR="007974CC" w:rsidRPr="009D13F1">
        <w:rPr>
          <w:rFonts w:ascii="Arial" w:hAnsi="Arial" w:cs="Arial"/>
          <w:sz w:val="22"/>
          <w:szCs w:val="22"/>
        </w:rPr>
        <w:t xml:space="preserve"> al. Synovial chondromatosis of the hip with atypical MRI morphology and mistakable clinical symptoms--a case report. Acta Orthop. 2011 Apr</w:t>
      </w:r>
      <w:proofErr w:type="gramStart"/>
      <w:r w:rsidR="007974CC" w:rsidRPr="009D13F1">
        <w:rPr>
          <w:rFonts w:ascii="Arial" w:hAnsi="Arial" w:cs="Arial"/>
          <w:sz w:val="22"/>
          <w:szCs w:val="22"/>
        </w:rPr>
        <w:t>;82</w:t>
      </w:r>
      <w:proofErr w:type="gramEnd"/>
      <w:r w:rsidR="007974CC" w:rsidRPr="009D13F1">
        <w:rPr>
          <w:rFonts w:ascii="Arial" w:hAnsi="Arial" w:cs="Arial"/>
          <w:sz w:val="22"/>
          <w:szCs w:val="22"/>
        </w:rPr>
        <w:t>(2):246-9.</w:t>
      </w:r>
    </w:p>
    <w:p w14:paraId="56567F57" w14:textId="28E8A7E7" w:rsidR="001114BB" w:rsidRPr="009D13F1" w:rsidRDefault="007974CC" w:rsidP="009060CA">
      <w:pPr>
        <w:widowControl/>
        <w:autoSpaceDE w:val="0"/>
        <w:autoSpaceDN w:val="0"/>
        <w:adjustRightInd w:val="0"/>
        <w:jc w:val="left"/>
        <w:rPr>
          <w:rFonts w:ascii="Arial" w:hAnsi="Arial" w:cs="Arial"/>
          <w:sz w:val="22"/>
          <w:szCs w:val="22"/>
        </w:rPr>
      </w:pPr>
      <w:r w:rsidRPr="009D13F1">
        <w:rPr>
          <w:rFonts w:ascii="Arial" w:hAnsi="Arial" w:cs="Arial"/>
          <w:sz w:val="22"/>
          <w:szCs w:val="22"/>
        </w:rPr>
        <w:t xml:space="preserve">[4] </w:t>
      </w:r>
      <w:r w:rsidR="001114BB" w:rsidRPr="009D13F1">
        <w:rPr>
          <w:rFonts w:ascii="Arial" w:hAnsi="Arial" w:cs="Arial"/>
          <w:sz w:val="22"/>
          <w:szCs w:val="22"/>
        </w:rPr>
        <w:t>ST Rangoako, EJ Raubenheimer,</w:t>
      </w:r>
      <w:r w:rsidR="00396487" w:rsidRPr="009D13F1">
        <w:rPr>
          <w:rFonts w:ascii="Arial" w:hAnsi="Arial" w:cs="Arial"/>
          <w:sz w:val="22"/>
          <w:szCs w:val="22"/>
        </w:rPr>
        <w:t xml:space="preserve"> K Mafeelane. Synovial chondromatosis</w:t>
      </w:r>
      <w:proofErr w:type="gramStart"/>
      <w:r w:rsidR="00396487" w:rsidRPr="009D13F1">
        <w:rPr>
          <w:rFonts w:ascii="Arial" w:hAnsi="Arial" w:cs="Arial"/>
          <w:sz w:val="22"/>
          <w:szCs w:val="22"/>
        </w:rPr>
        <w:t>:a</w:t>
      </w:r>
      <w:proofErr w:type="gramEnd"/>
      <w:r w:rsidR="00396487" w:rsidRPr="009D13F1">
        <w:rPr>
          <w:rFonts w:ascii="Arial" w:hAnsi="Arial" w:cs="Arial"/>
          <w:sz w:val="22"/>
          <w:szCs w:val="22"/>
        </w:rPr>
        <w:t xml:space="preserve"> review of the literature and report of two cases. SA Orthopaedic Journal.2015 Autumn</w:t>
      </w:r>
      <w:proofErr w:type="gramStart"/>
      <w:r w:rsidR="00396487" w:rsidRPr="009D13F1">
        <w:rPr>
          <w:rFonts w:ascii="Arial" w:hAnsi="Arial" w:cs="Arial"/>
          <w:sz w:val="22"/>
          <w:szCs w:val="22"/>
        </w:rPr>
        <w:t>;14</w:t>
      </w:r>
      <w:proofErr w:type="gramEnd"/>
      <w:r w:rsidR="00396487" w:rsidRPr="009D13F1">
        <w:rPr>
          <w:rFonts w:ascii="Arial" w:hAnsi="Arial" w:cs="Arial"/>
          <w:sz w:val="22"/>
          <w:szCs w:val="22"/>
        </w:rPr>
        <w:t>(1):48-51.</w:t>
      </w:r>
    </w:p>
    <w:p w14:paraId="008A0B8C" w14:textId="49BCE109" w:rsidR="005F5885" w:rsidRPr="009D13F1" w:rsidRDefault="005F5885" w:rsidP="009060CA">
      <w:pPr>
        <w:widowControl/>
        <w:autoSpaceDE w:val="0"/>
        <w:autoSpaceDN w:val="0"/>
        <w:adjustRightInd w:val="0"/>
        <w:jc w:val="left"/>
        <w:rPr>
          <w:rFonts w:ascii="Arial" w:hAnsi="Arial" w:cs="Arial"/>
          <w:sz w:val="22"/>
          <w:szCs w:val="22"/>
        </w:rPr>
      </w:pPr>
      <w:r w:rsidRPr="009D13F1">
        <w:rPr>
          <w:rFonts w:ascii="Arial" w:hAnsi="Arial" w:cs="Arial"/>
          <w:sz w:val="22"/>
          <w:szCs w:val="22"/>
        </w:rPr>
        <w:lastRenderedPageBreak/>
        <w:t xml:space="preserve">[5] Wahab H, Hasan O, </w:t>
      </w:r>
      <w:proofErr w:type="gramStart"/>
      <w:r w:rsidRPr="009D13F1">
        <w:rPr>
          <w:rFonts w:ascii="Arial" w:hAnsi="Arial" w:cs="Arial"/>
          <w:sz w:val="22"/>
          <w:szCs w:val="22"/>
        </w:rPr>
        <w:t>Habib</w:t>
      </w:r>
      <w:proofErr w:type="gramEnd"/>
      <w:r w:rsidRPr="009D13F1">
        <w:rPr>
          <w:rFonts w:ascii="Arial" w:hAnsi="Arial" w:cs="Arial"/>
          <w:sz w:val="22"/>
          <w:szCs w:val="22"/>
        </w:rPr>
        <w:t xml:space="preserve"> A, et al. Arthroscopic removal of loose bodies in synovial chondromatosis of shoulder joint, unusual location of rare disease: A case report and literature review. Ann Med Surg (Lond). 2018 Dec 5</w:t>
      </w:r>
      <w:proofErr w:type="gramStart"/>
      <w:r w:rsidRPr="009D13F1">
        <w:rPr>
          <w:rFonts w:ascii="Arial" w:hAnsi="Arial" w:cs="Arial"/>
          <w:sz w:val="22"/>
          <w:szCs w:val="22"/>
        </w:rPr>
        <w:t>;37:25</w:t>
      </w:r>
      <w:proofErr w:type="gramEnd"/>
      <w:r w:rsidRPr="009D13F1">
        <w:rPr>
          <w:rFonts w:ascii="Arial" w:hAnsi="Arial" w:cs="Arial"/>
          <w:sz w:val="22"/>
          <w:szCs w:val="22"/>
        </w:rPr>
        <w:t>-29.</w:t>
      </w:r>
    </w:p>
    <w:p w14:paraId="72954935" w14:textId="0B822543" w:rsidR="00A87B81" w:rsidRPr="009D13F1" w:rsidRDefault="00A87B81" w:rsidP="009060CA">
      <w:pPr>
        <w:rPr>
          <w:rFonts w:ascii="Arial" w:hAnsi="Arial" w:cs="Arial"/>
          <w:sz w:val="22"/>
          <w:szCs w:val="22"/>
        </w:rPr>
      </w:pPr>
      <w:r w:rsidRPr="009D13F1">
        <w:rPr>
          <w:rFonts w:ascii="Arial" w:hAnsi="Arial" w:cs="Arial"/>
          <w:sz w:val="22"/>
          <w:szCs w:val="22"/>
        </w:rPr>
        <w:t>[6] Narváez JA, Narváez J, Aguilera C</w:t>
      </w:r>
      <w:proofErr w:type="gramStart"/>
      <w:r w:rsidRPr="009D13F1">
        <w:rPr>
          <w:rFonts w:ascii="Arial" w:hAnsi="Arial" w:cs="Arial"/>
          <w:sz w:val="22"/>
          <w:szCs w:val="22"/>
        </w:rPr>
        <w:t>,et</w:t>
      </w:r>
      <w:proofErr w:type="gramEnd"/>
      <w:r w:rsidRPr="009D13F1">
        <w:rPr>
          <w:rFonts w:ascii="Arial" w:hAnsi="Arial" w:cs="Arial"/>
          <w:sz w:val="22"/>
          <w:szCs w:val="22"/>
        </w:rPr>
        <w:t xml:space="preserve"> al. MR imaging of synovial tumors and tumor-like lesions.Eur Radiol.2001;11(12):2549-60.</w:t>
      </w:r>
    </w:p>
    <w:p w14:paraId="43D9318A" w14:textId="23A3EE49" w:rsidR="002D3C49" w:rsidRPr="009D13F1" w:rsidRDefault="002D3C49" w:rsidP="009060CA">
      <w:pPr>
        <w:rPr>
          <w:rFonts w:ascii="Arial" w:hAnsi="Arial" w:cs="Arial"/>
          <w:sz w:val="22"/>
          <w:szCs w:val="22"/>
        </w:rPr>
      </w:pPr>
      <w:r w:rsidRPr="009D13F1">
        <w:rPr>
          <w:rFonts w:ascii="Arial" w:hAnsi="Arial" w:cs="Arial"/>
          <w:sz w:val="22"/>
          <w:szCs w:val="22"/>
        </w:rPr>
        <w:t xml:space="preserve">[7] Ko E, Mortimer E, </w:t>
      </w:r>
      <w:proofErr w:type="gramStart"/>
      <w:r w:rsidRPr="009D13F1">
        <w:rPr>
          <w:rFonts w:ascii="Arial" w:hAnsi="Arial" w:cs="Arial"/>
          <w:sz w:val="22"/>
          <w:szCs w:val="22"/>
        </w:rPr>
        <w:t>Fraire</w:t>
      </w:r>
      <w:proofErr w:type="gramEnd"/>
      <w:r w:rsidRPr="009D13F1">
        <w:rPr>
          <w:rFonts w:ascii="Arial" w:hAnsi="Arial" w:cs="Arial"/>
          <w:sz w:val="22"/>
          <w:szCs w:val="22"/>
        </w:rPr>
        <w:t xml:space="preserve"> AE. Extraarticular synovial chondromatosis: review of epidemiology, imaging studies, microscopy and pathogenesis, with a report of an additional case in a child. Int J Surg Pathol. 2004 Jul</w:t>
      </w:r>
      <w:proofErr w:type="gramStart"/>
      <w:r w:rsidRPr="009D13F1">
        <w:rPr>
          <w:rFonts w:ascii="Arial" w:hAnsi="Arial" w:cs="Arial"/>
          <w:sz w:val="22"/>
          <w:szCs w:val="22"/>
        </w:rPr>
        <w:t>;12</w:t>
      </w:r>
      <w:proofErr w:type="gramEnd"/>
      <w:r w:rsidRPr="009D13F1">
        <w:rPr>
          <w:rFonts w:ascii="Arial" w:hAnsi="Arial" w:cs="Arial"/>
          <w:sz w:val="22"/>
          <w:szCs w:val="22"/>
        </w:rPr>
        <w:t>(3):273-80.</w:t>
      </w:r>
    </w:p>
    <w:p w14:paraId="41957F4D" w14:textId="51003259" w:rsidR="00D73729" w:rsidRPr="009D13F1" w:rsidRDefault="00D73729" w:rsidP="009060CA">
      <w:pPr>
        <w:rPr>
          <w:rFonts w:ascii="Arial" w:hAnsi="Arial" w:cs="Arial"/>
          <w:sz w:val="22"/>
          <w:szCs w:val="22"/>
        </w:rPr>
      </w:pPr>
      <w:r w:rsidRPr="009D13F1">
        <w:rPr>
          <w:rFonts w:ascii="Arial" w:hAnsi="Arial" w:cs="Arial"/>
          <w:sz w:val="22"/>
          <w:szCs w:val="22"/>
        </w:rPr>
        <w:t>[8] Felbel J, Gresser U, Lohmöller G, et al. Familial synovial chondromatosis combined with dwarfism. Hum Genet. 1992 Jan</w:t>
      </w:r>
      <w:proofErr w:type="gramStart"/>
      <w:r w:rsidRPr="009D13F1">
        <w:rPr>
          <w:rFonts w:ascii="Arial" w:hAnsi="Arial" w:cs="Arial"/>
          <w:sz w:val="22"/>
          <w:szCs w:val="22"/>
        </w:rPr>
        <w:t>;88</w:t>
      </w:r>
      <w:proofErr w:type="gramEnd"/>
      <w:r w:rsidRPr="009D13F1">
        <w:rPr>
          <w:rFonts w:ascii="Arial" w:hAnsi="Arial" w:cs="Arial"/>
          <w:sz w:val="22"/>
          <w:szCs w:val="22"/>
        </w:rPr>
        <w:t>(3):351-4.</w:t>
      </w:r>
    </w:p>
    <w:p w14:paraId="7BBF784B" w14:textId="7E714266" w:rsidR="00A460A9" w:rsidRPr="009D13F1" w:rsidRDefault="00D73729" w:rsidP="009060CA">
      <w:pPr>
        <w:rPr>
          <w:rFonts w:ascii="Arial" w:hAnsi="Arial" w:cs="Arial"/>
          <w:sz w:val="22"/>
          <w:szCs w:val="22"/>
        </w:rPr>
      </w:pPr>
      <w:r w:rsidRPr="009D13F1">
        <w:rPr>
          <w:rFonts w:ascii="Arial" w:hAnsi="Arial" w:cs="Arial"/>
          <w:sz w:val="22"/>
          <w:szCs w:val="22"/>
        </w:rPr>
        <w:t>[9</w:t>
      </w:r>
      <w:r w:rsidR="00A460A9" w:rsidRPr="009D13F1">
        <w:rPr>
          <w:rFonts w:ascii="Arial" w:hAnsi="Arial" w:cs="Arial"/>
          <w:sz w:val="22"/>
          <w:szCs w:val="22"/>
        </w:rPr>
        <w:t>]</w:t>
      </w:r>
      <w:r w:rsidR="00CE3EB3" w:rsidRPr="009D13F1">
        <w:rPr>
          <w:rFonts w:ascii="Arial" w:hAnsi="Arial" w:cs="Arial"/>
          <w:sz w:val="22"/>
          <w:szCs w:val="22"/>
        </w:rPr>
        <w:t xml:space="preserve"> Mertens F, Jonsson K, Willén H,et al. Chromosome rearrangements in synovial chondromatous lesions.</w:t>
      </w:r>
      <w:r w:rsidR="001A5F4F" w:rsidRPr="009D13F1">
        <w:rPr>
          <w:rFonts w:ascii="Arial" w:hAnsi="Arial" w:cs="Arial"/>
          <w:sz w:val="22"/>
          <w:szCs w:val="22"/>
        </w:rPr>
        <w:t>Br J Cancer.1996 Jul;74(2):251-4.</w:t>
      </w:r>
    </w:p>
    <w:p w14:paraId="204799A2" w14:textId="07DCEDA5" w:rsidR="001A5F4F" w:rsidRPr="009D13F1" w:rsidRDefault="00D73729" w:rsidP="009060CA">
      <w:pPr>
        <w:rPr>
          <w:rFonts w:ascii="Arial" w:hAnsi="Arial" w:cs="Arial"/>
          <w:sz w:val="22"/>
          <w:szCs w:val="22"/>
        </w:rPr>
      </w:pPr>
      <w:r w:rsidRPr="009D13F1">
        <w:rPr>
          <w:rFonts w:ascii="Arial" w:hAnsi="Arial" w:cs="Arial"/>
          <w:sz w:val="22"/>
          <w:szCs w:val="22"/>
        </w:rPr>
        <w:t>[10</w:t>
      </w:r>
      <w:r w:rsidR="001A5F4F" w:rsidRPr="009D13F1">
        <w:rPr>
          <w:rFonts w:ascii="Arial" w:hAnsi="Arial" w:cs="Arial"/>
          <w:sz w:val="22"/>
          <w:szCs w:val="22"/>
        </w:rPr>
        <w:t xml:space="preserve">] </w:t>
      </w:r>
      <w:r w:rsidR="00FE657C" w:rsidRPr="009D13F1">
        <w:rPr>
          <w:rFonts w:ascii="Arial" w:hAnsi="Arial" w:cs="Arial"/>
          <w:sz w:val="22"/>
          <w:szCs w:val="22"/>
        </w:rPr>
        <w:t>Buddingh EP, Krallman P, Neff JR, et al. Chromosome 6 abnormalities are recurrent in synovial chondromatosis. Cancer Genet Cytogenet.2003 Jan 1</w:t>
      </w:r>
      <w:proofErr w:type="gramStart"/>
      <w:r w:rsidR="00FE657C" w:rsidRPr="009D13F1">
        <w:rPr>
          <w:rFonts w:ascii="Arial" w:hAnsi="Arial" w:cs="Arial"/>
          <w:sz w:val="22"/>
          <w:szCs w:val="22"/>
        </w:rPr>
        <w:t>;140</w:t>
      </w:r>
      <w:proofErr w:type="gramEnd"/>
      <w:r w:rsidR="00FE657C" w:rsidRPr="009D13F1">
        <w:rPr>
          <w:rFonts w:ascii="Arial" w:hAnsi="Arial" w:cs="Arial"/>
          <w:sz w:val="22"/>
          <w:szCs w:val="22"/>
        </w:rPr>
        <w:t>(1):18-22.</w:t>
      </w:r>
    </w:p>
    <w:p w14:paraId="1A33C40C" w14:textId="499E443A" w:rsidR="0018502F" w:rsidRPr="009D13F1" w:rsidRDefault="0018502F" w:rsidP="009060CA">
      <w:pPr>
        <w:rPr>
          <w:rFonts w:ascii="Arial" w:hAnsi="Arial" w:cs="Arial"/>
          <w:sz w:val="22"/>
          <w:szCs w:val="22"/>
        </w:rPr>
      </w:pPr>
      <w:r w:rsidRPr="009D13F1">
        <w:rPr>
          <w:rFonts w:ascii="Arial" w:hAnsi="Arial" w:cs="Arial"/>
          <w:sz w:val="22"/>
          <w:szCs w:val="22"/>
        </w:rPr>
        <w:t>[11] Amary F, Perez-Casanova L1, Ye H, et al.</w:t>
      </w:r>
      <w:r w:rsidR="00680321" w:rsidRPr="009D13F1">
        <w:rPr>
          <w:rFonts w:ascii="Arial" w:hAnsi="Arial" w:cs="Arial"/>
          <w:sz w:val="22"/>
          <w:szCs w:val="22"/>
        </w:rPr>
        <w:t xml:space="preserve"> Synovial chondromatosis and soft tissue chondroma: extraosseous cartilaginous tumor defined by FN1 gene rearrangement. Mod Pathol.2019 Jul 4.doi: 10.1038/s41379-019-0315-8.</w:t>
      </w:r>
    </w:p>
    <w:p w14:paraId="6CF9B0BD" w14:textId="2C3A065D" w:rsidR="00F854DD" w:rsidRPr="009D13F1" w:rsidRDefault="00F854DD" w:rsidP="009060CA">
      <w:pPr>
        <w:rPr>
          <w:rFonts w:ascii="Arial" w:hAnsi="Arial" w:cs="Arial"/>
          <w:sz w:val="22"/>
          <w:szCs w:val="22"/>
        </w:rPr>
      </w:pPr>
      <w:r w:rsidRPr="009D13F1">
        <w:rPr>
          <w:rFonts w:ascii="Arial" w:hAnsi="Arial" w:cs="Arial"/>
          <w:sz w:val="22"/>
          <w:szCs w:val="22"/>
        </w:rPr>
        <w:t xml:space="preserve">[12] </w:t>
      </w:r>
      <w:r w:rsidRPr="009D13F1">
        <w:rPr>
          <w:rFonts w:ascii="Arial" w:hAnsi="Arial" w:cs="Arial"/>
          <w:sz w:val="22"/>
          <w:szCs w:val="22"/>
        </w:rPr>
        <w:tab/>
        <w:t>Colanese J, Cil A, Egekeze N, et al. Case Report of Mimicry between Synovial Hemangioma and Synovial Chondromatosis of the Shoulder. J Orthop Case Rep. 2016 Sep-Oct</w:t>
      </w:r>
      <w:proofErr w:type="gramStart"/>
      <w:r w:rsidRPr="009D13F1">
        <w:rPr>
          <w:rFonts w:ascii="Arial" w:hAnsi="Arial" w:cs="Arial"/>
          <w:sz w:val="22"/>
          <w:szCs w:val="22"/>
        </w:rPr>
        <w:t>;6</w:t>
      </w:r>
      <w:proofErr w:type="gramEnd"/>
      <w:r w:rsidRPr="009D13F1">
        <w:rPr>
          <w:rFonts w:ascii="Arial" w:hAnsi="Arial" w:cs="Arial"/>
          <w:sz w:val="22"/>
          <w:szCs w:val="22"/>
        </w:rPr>
        <w:t>(4):88-91.</w:t>
      </w:r>
    </w:p>
    <w:p w14:paraId="739F82F9" w14:textId="2EF43710" w:rsidR="005663CB" w:rsidRPr="009D13F1" w:rsidRDefault="00F854DD" w:rsidP="009060CA">
      <w:pPr>
        <w:rPr>
          <w:rFonts w:ascii="Arial" w:hAnsi="Arial" w:cs="Arial"/>
          <w:sz w:val="22"/>
          <w:szCs w:val="22"/>
        </w:rPr>
      </w:pPr>
      <w:r w:rsidRPr="009D13F1">
        <w:rPr>
          <w:rFonts w:ascii="Arial" w:hAnsi="Arial" w:cs="Arial"/>
          <w:sz w:val="22"/>
          <w:szCs w:val="22"/>
        </w:rPr>
        <w:t>[13</w:t>
      </w:r>
      <w:r w:rsidR="005663CB" w:rsidRPr="009D13F1">
        <w:rPr>
          <w:rFonts w:ascii="Arial" w:hAnsi="Arial" w:cs="Arial"/>
          <w:sz w:val="22"/>
          <w:szCs w:val="22"/>
        </w:rPr>
        <w:t>] Kozlowski K, Marik I, Marikova O</w:t>
      </w:r>
      <w:proofErr w:type="gramStart"/>
      <w:r w:rsidR="005663CB" w:rsidRPr="009D13F1">
        <w:rPr>
          <w:rFonts w:ascii="Arial" w:hAnsi="Arial" w:cs="Arial"/>
          <w:sz w:val="22"/>
          <w:szCs w:val="22"/>
        </w:rPr>
        <w:t>,et</w:t>
      </w:r>
      <w:proofErr w:type="gramEnd"/>
      <w:r w:rsidR="005663CB" w:rsidRPr="009D13F1">
        <w:rPr>
          <w:rFonts w:ascii="Arial" w:hAnsi="Arial" w:cs="Arial"/>
          <w:sz w:val="22"/>
          <w:szCs w:val="22"/>
        </w:rPr>
        <w:t xml:space="preserve"> al. Czech dysplasia metatarsal type. Am J Med Genet A. 2004 Aug 15</w:t>
      </w:r>
      <w:proofErr w:type="gramStart"/>
      <w:r w:rsidR="005663CB" w:rsidRPr="009D13F1">
        <w:rPr>
          <w:rFonts w:ascii="Arial" w:hAnsi="Arial" w:cs="Arial"/>
          <w:sz w:val="22"/>
          <w:szCs w:val="22"/>
        </w:rPr>
        <w:t>;129A</w:t>
      </w:r>
      <w:proofErr w:type="gramEnd"/>
      <w:r w:rsidR="005663CB" w:rsidRPr="009D13F1">
        <w:rPr>
          <w:rFonts w:ascii="Arial" w:hAnsi="Arial" w:cs="Arial"/>
          <w:sz w:val="22"/>
          <w:szCs w:val="22"/>
        </w:rPr>
        <w:t>(1):87-91.</w:t>
      </w:r>
    </w:p>
    <w:p w14:paraId="5AA4D9B0" w14:textId="6691E845" w:rsidR="008C0A6E" w:rsidRPr="009D13F1" w:rsidRDefault="00F854DD" w:rsidP="009060CA">
      <w:pPr>
        <w:rPr>
          <w:rFonts w:ascii="Arial" w:hAnsi="Arial" w:cs="Arial"/>
          <w:sz w:val="22"/>
          <w:szCs w:val="22"/>
        </w:rPr>
      </w:pPr>
      <w:r w:rsidRPr="009D13F1">
        <w:rPr>
          <w:rFonts w:ascii="Arial" w:hAnsi="Arial" w:cs="Arial"/>
          <w:sz w:val="22"/>
          <w:szCs w:val="22"/>
        </w:rPr>
        <w:t>[14</w:t>
      </w:r>
      <w:r w:rsidR="008C0A6E" w:rsidRPr="009D13F1">
        <w:rPr>
          <w:rFonts w:ascii="Arial" w:hAnsi="Arial" w:cs="Arial"/>
          <w:sz w:val="22"/>
          <w:szCs w:val="22"/>
        </w:rPr>
        <w:t>] Tzschach A, Tinschert S, Kaminsky E</w:t>
      </w:r>
      <w:proofErr w:type="gramStart"/>
      <w:r w:rsidR="008C0A6E" w:rsidRPr="009D13F1">
        <w:rPr>
          <w:rFonts w:ascii="Arial" w:hAnsi="Arial" w:cs="Arial"/>
          <w:sz w:val="22"/>
          <w:szCs w:val="22"/>
        </w:rPr>
        <w:t>,et</w:t>
      </w:r>
      <w:proofErr w:type="gramEnd"/>
      <w:r w:rsidR="008C0A6E" w:rsidRPr="009D13F1">
        <w:rPr>
          <w:rFonts w:ascii="Arial" w:hAnsi="Arial" w:cs="Arial"/>
          <w:sz w:val="22"/>
          <w:szCs w:val="22"/>
        </w:rPr>
        <w:t xml:space="preserve"> al. Czech dysplasia: report of a large family and further delineation of the phenotype. Am J Med Genet A. 2008 Jul 15</w:t>
      </w:r>
      <w:proofErr w:type="gramStart"/>
      <w:r w:rsidR="008C0A6E" w:rsidRPr="009D13F1">
        <w:rPr>
          <w:rFonts w:ascii="Arial" w:hAnsi="Arial" w:cs="Arial"/>
          <w:sz w:val="22"/>
          <w:szCs w:val="22"/>
        </w:rPr>
        <w:t>;146A</w:t>
      </w:r>
      <w:proofErr w:type="gramEnd"/>
      <w:r w:rsidR="008C0A6E" w:rsidRPr="009D13F1">
        <w:rPr>
          <w:rFonts w:ascii="Arial" w:hAnsi="Arial" w:cs="Arial"/>
          <w:sz w:val="22"/>
          <w:szCs w:val="22"/>
        </w:rPr>
        <w:t>(14):1859-64.</w:t>
      </w:r>
    </w:p>
    <w:p w14:paraId="7FEC7DC1" w14:textId="3E1FDC1B" w:rsidR="00E22D5A" w:rsidRPr="009D13F1" w:rsidRDefault="00F854DD" w:rsidP="009060CA">
      <w:pPr>
        <w:rPr>
          <w:rFonts w:ascii="Arial" w:hAnsi="Arial" w:cs="Arial"/>
          <w:sz w:val="22"/>
          <w:szCs w:val="22"/>
        </w:rPr>
      </w:pPr>
      <w:r w:rsidRPr="009D13F1">
        <w:rPr>
          <w:rFonts w:ascii="Arial" w:hAnsi="Arial" w:cs="Arial"/>
          <w:sz w:val="22"/>
          <w:szCs w:val="22"/>
        </w:rPr>
        <w:t>[15</w:t>
      </w:r>
      <w:r w:rsidR="00E22D5A" w:rsidRPr="009D13F1">
        <w:rPr>
          <w:rFonts w:ascii="Arial" w:hAnsi="Arial" w:cs="Arial"/>
          <w:sz w:val="22"/>
          <w:szCs w:val="22"/>
        </w:rPr>
        <w:t>] Kwok C, Weller PA, Guioli S, et al.</w:t>
      </w:r>
      <w:r w:rsidR="00C21971" w:rsidRPr="009D13F1">
        <w:rPr>
          <w:rFonts w:ascii="Arial" w:hAnsi="Arial" w:cs="Arial"/>
          <w:sz w:val="22"/>
          <w:szCs w:val="22"/>
        </w:rPr>
        <w:t xml:space="preserve"> Mutations in SOX9, the gene responsible for Campomelic dysplasia and autosomal sex reversal. Am J Hum Genet. 1995 Nov</w:t>
      </w:r>
      <w:proofErr w:type="gramStart"/>
      <w:r w:rsidR="00C21971" w:rsidRPr="009D13F1">
        <w:rPr>
          <w:rFonts w:ascii="Arial" w:hAnsi="Arial" w:cs="Arial"/>
          <w:sz w:val="22"/>
          <w:szCs w:val="22"/>
        </w:rPr>
        <w:t>;57</w:t>
      </w:r>
      <w:proofErr w:type="gramEnd"/>
      <w:r w:rsidR="00C21971" w:rsidRPr="009D13F1">
        <w:rPr>
          <w:rFonts w:ascii="Arial" w:hAnsi="Arial" w:cs="Arial"/>
          <w:sz w:val="22"/>
          <w:szCs w:val="22"/>
        </w:rPr>
        <w:t>(5):1028-36.</w:t>
      </w:r>
    </w:p>
    <w:p w14:paraId="390C5304" w14:textId="63A8141C" w:rsidR="0035738F" w:rsidRPr="009D13F1" w:rsidRDefault="00F854DD" w:rsidP="009060CA">
      <w:pPr>
        <w:rPr>
          <w:rFonts w:ascii="Arial" w:hAnsi="Arial" w:cs="Arial"/>
          <w:sz w:val="22"/>
          <w:szCs w:val="22"/>
        </w:rPr>
      </w:pPr>
      <w:r w:rsidRPr="009D13F1">
        <w:rPr>
          <w:rFonts w:ascii="Arial" w:hAnsi="Arial" w:cs="Arial"/>
          <w:sz w:val="22"/>
          <w:szCs w:val="22"/>
        </w:rPr>
        <w:t>[16</w:t>
      </w:r>
      <w:r w:rsidR="0035738F" w:rsidRPr="009D13F1">
        <w:rPr>
          <w:rFonts w:ascii="Arial" w:hAnsi="Arial" w:cs="Arial"/>
          <w:sz w:val="22"/>
          <w:szCs w:val="22"/>
        </w:rPr>
        <w:t>] Huang W, Lu N, Eberspaecher H, et al. A new long form of c-Maf cooperates with Sox9 to activate the type II collagen gene. J Biol Chem. 2002 Dec 27</w:t>
      </w:r>
      <w:proofErr w:type="gramStart"/>
      <w:r w:rsidR="0035738F" w:rsidRPr="009D13F1">
        <w:rPr>
          <w:rFonts w:ascii="Arial" w:hAnsi="Arial" w:cs="Arial"/>
          <w:sz w:val="22"/>
          <w:szCs w:val="22"/>
        </w:rPr>
        <w:t>;277</w:t>
      </w:r>
      <w:proofErr w:type="gramEnd"/>
      <w:r w:rsidR="0035738F" w:rsidRPr="009D13F1">
        <w:rPr>
          <w:rFonts w:ascii="Arial" w:hAnsi="Arial" w:cs="Arial"/>
          <w:sz w:val="22"/>
          <w:szCs w:val="22"/>
        </w:rPr>
        <w:t>(52):50668-75.</w:t>
      </w:r>
    </w:p>
    <w:p w14:paraId="2F56B6DE" w14:textId="3F4E54E0" w:rsidR="00917402" w:rsidRPr="009D13F1" w:rsidRDefault="00F854DD" w:rsidP="009060CA">
      <w:pPr>
        <w:rPr>
          <w:rFonts w:ascii="Arial" w:hAnsi="Arial" w:cs="Arial"/>
          <w:sz w:val="22"/>
          <w:szCs w:val="22"/>
        </w:rPr>
      </w:pPr>
      <w:r w:rsidRPr="009D13F1">
        <w:rPr>
          <w:rFonts w:ascii="Arial" w:hAnsi="Arial" w:cs="Arial"/>
          <w:sz w:val="22"/>
          <w:szCs w:val="22"/>
        </w:rPr>
        <w:t>[17</w:t>
      </w:r>
      <w:r w:rsidR="00F672CA" w:rsidRPr="009D13F1">
        <w:rPr>
          <w:rFonts w:ascii="Arial" w:hAnsi="Arial" w:cs="Arial"/>
          <w:sz w:val="22"/>
          <w:szCs w:val="22"/>
        </w:rPr>
        <w:t xml:space="preserve">] </w:t>
      </w:r>
      <w:r w:rsidR="004E5897" w:rsidRPr="009D13F1">
        <w:rPr>
          <w:rFonts w:ascii="Arial" w:hAnsi="Arial" w:cs="Arial"/>
          <w:sz w:val="22"/>
          <w:szCs w:val="22"/>
        </w:rPr>
        <w:t>Nakanishi S</w:t>
      </w:r>
      <w:r w:rsidR="00F672CA" w:rsidRPr="009D13F1">
        <w:rPr>
          <w:rFonts w:ascii="Arial" w:hAnsi="Arial" w:cs="Arial"/>
          <w:sz w:val="22"/>
          <w:szCs w:val="22"/>
        </w:rPr>
        <w:t>, Sakamoto K, Yoshitake H,</w:t>
      </w:r>
      <w:r w:rsidR="004E5897" w:rsidRPr="009D13F1">
        <w:rPr>
          <w:rFonts w:ascii="Arial" w:hAnsi="Arial" w:cs="Arial"/>
          <w:sz w:val="22"/>
          <w:szCs w:val="22"/>
        </w:rPr>
        <w:t xml:space="preserve"> et al. Bone morphogenetic proteins are involved in the pathobiology of synovial chondromatosis. Biochem Biophys Res Commun. 2009 Feb 20</w:t>
      </w:r>
      <w:proofErr w:type="gramStart"/>
      <w:r w:rsidR="004E5897" w:rsidRPr="009D13F1">
        <w:rPr>
          <w:rFonts w:ascii="Arial" w:hAnsi="Arial" w:cs="Arial"/>
          <w:sz w:val="22"/>
          <w:szCs w:val="22"/>
        </w:rPr>
        <w:t>;379</w:t>
      </w:r>
      <w:proofErr w:type="gramEnd"/>
      <w:r w:rsidR="004E5897" w:rsidRPr="009D13F1">
        <w:rPr>
          <w:rFonts w:ascii="Arial" w:hAnsi="Arial" w:cs="Arial"/>
          <w:sz w:val="22"/>
          <w:szCs w:val="22"/>
        </w:rPr>
        <w:t>(4):914-9.</w:t>
      </w:r>
    </w:p>
    <w:p w14:paraId="3EB711A8" w14:textId="12E4E7D4" w:rsidR="009E0D31" w:rsidRPr="009D13F1" w:rsidRDefault="00F854DD" w:rsidP="009060CA">
      <w:pPr>
        <w:rPr>
          <w:rFonts w:ascii="Arial" w:hAnsi="Arial" w:cs="Arial"/>
          <w:sz w:val="22"/>
          <w:szCs w:val="22"/>
        </w:rPr>
      </w:pPr>
      <w:r w:rsidRPr="009D13F1">
        <w:rPr>
          <w:rFonts w:ascii="Arial" w:hAnsi="Arial" w:cs="Arial"/>
          <w:sz w:val="22"/>
          <w:szCs w:val="22"/>
        </w:rPr>
        <w:t>[18</w:t>
      </w:r>
      <w:r w:rsidR="009E0D31" w:rsidRPr="009D13F1">
        <w:rPr>
          <w:rFonts w:ascii="Arial" w:hAnsi="Arial" w:cs="Arial"/>
          <w:sz w:val="22"/>
          <w:szCs w:val="22"/>
        </w:rPr>
        <w:t>] Li Y, Cai H, Fang W, et al. Fibroblast growth factor 2 involved in the pathogenesis of synovial chondromatosis of temporomandibular joint. J Oral Pathol Med. 2014 May</w:t>
      </w:r>
      <w:proofErr w:type="gramStart"/>
      <w:r w:rsidR="009E0D31" w:rsidRPr="009D13F1">
        <w:rPr>
          <w:rFonts w:ascii="Arial" w:hAnsi="Arial" w:cs="Arial"/>
          <w:sz w:val="22"/>
          <w:szCs w:val="22"/>
        </w:rPr>
        <w:t>;43</w:t>
      </w:r>
      <w:proofErr w:type="gramEnd"/>
      <w:r w:rsidR="009E0D31" w:rsidRPr="009D13F1">
        <w:rPr>
          <w:rFonts w:ascii="Arial" w:hAnsi="Arial" w:cs="Arial"/>
          <w:sz w:val="22"/>
          <w:szCs w:val="22"/>
        </w:rPr>
        <w:t>(5):388-94.</w:t>
      </w:r>
    </w:p>
    <w:p w14:paraId="095C8FB1" w14:textId="42FF5790" w:rsidR="00136CA7" w:rsidRPr="009D13F1" w:rsidRDefault="00F854DD" w:rsidP="009060CA">
      <w:pPr>
        <w:rPr>
          <w:rFonts w:ascii="Arial" w:hAnsi="Arial" w:cs="Arial"/>
          <w:sz w:val="22"/>
          <w:szCs w:val="22"/>
        </w:rPr>
      </w:pPr>
      <w:r w:rsidRPr="009D13F1">
        <w:rPr>
          <w:rFonts w:ascii="Arial" w:hAnsi="Arial" w:cs="Arial"/>
          <w:sz w:val="22"/>
          <w:szCs w:val="22"/>
        </w:rPr>
        <w:t>[19</w:t>
      </w:r>
      <w:r w:rsidR="00136CA7" w:rsidRPr="009D13F1">
        <w:rPr>
          <w:rFonts w:ascii="Arial" w:hAnsi="Arial" w:cs="Arial"/>
          <w:sz w:val="22"/>
          <w:szCs w:val="22"/>
        </w:rPr>
        <w:t>] Wilkin DJ, Liberfarb R, Davis J, et al. Rapid determination of COL2A1 mutations in individuals with Stickler syndrome: analysis of potential premature termination codons. Am J Med Genet. 2000 Sep 11</w:t>
      </w:r>
      <w:proofErr w:type="gramStart"/>
      <w:r w:rsidR="00136CA7" w:rsidRPr="009D13F1">
        <w:rPr>
          <w:rFonts w:ascii="Arial" w:hAnsi="Arial" w:cs="Arial"/>
          <w:sz w:val="22"/>
          <w:szCs w:val="22"/>
        </w:rPr>
        <w:t>;94</w:t>
      </w:r>
      <w:proofErr w:type="gramEnd"/>
      <w:r w:rsidR="00136CA7" w:rsidRPr="009D13F1">
        <w:rPr>
          <w:rFonts w:ascii="Arial" w:hAnsi="Arial" w:cs="Arial"/>
          <w:sz w:val="22"/>
          <w:szCs w:val="22"/>
        </w:rPr>
        <w:t>(2):141-8.</w:t>
      </w:r>
    </w:p>
    <w:p w14:paraId="738EC5D4" w14:textId="61933623" w:rsidR="00844CE0" w:rsidRDefault="00844CE0" w:rsidP="009060CA">
      <w:pPr>
        <w:rPr>
          <w:rFonts w:ascii="Arial" w:hAnsi="Arial" w:cs="Arial"/>
          <w:sz w:val="22"/>
          <w:szCs w:val="22"/>
        </w:rPr>
      </w:pPr>
    </w:p>
    <w:p w14:paraId="6790D6A0" w14:textId="3A8696E9" w:rsidR="006F7ACB" w:rsidRDefault="006F7ACB" w:rsidP="009060CA">
      <w:pPr>
        <w:rPr>
          <w:rFonts w:ascii="Arial" w:hAnsi="Arial" w:cs="Arial"/>
          <w:sz w:val="22"/>
          <w:szCs w:val="22"/>
        </w:rPr>
      </w:pPr>
    </w:p>
    <w:p w14:paraId="585839DE" w14:textId="4BB0CF97" w:rsidR="006F7ACB" w:rsidRDefault="006F7ACB" w:rsidP="009060CA">
      <w:pPr>
        <w:rPr>
          <w:rFonts w:ascii="Arial" w:hAnsi="Arial" w:cs="Arial"/>
          <w:sz w:val="22"/>
          <w:szCs w:val="22"/>
        </w:rPr>
      </w:pPr>
    </w:p>
    <w:p w14:paraId="5918BACE" w14:textId="24C360B5" w:rsidR="006F7ACB" w:rsidRDefault="006F7ACB" w:rsidP="009060CA">
      <w:pPr>
        <w:rPr>
          <w:rFonts w:ascii="Arial" w:hAnsi="Arial" w:cs="Arial"/>
          <w:sz w:val="22"/>
          <w:szCs w:val="22"/>
        </w:rPr>
      </w:pPr>
    </w:p>
    <w:p w14:paraId="7661BA7F" w14:textId="1E3C8390" w:rsidR="006F7ACB" w:rsidRDefault="006F7ACB" w:rsidP="009060CA">
      <w:pPr>
        <w:rPr>
          <w:rFonts w:ascii="Arial" w:hAnsi="Arial" w:cs="Arial"/>
          <w:sz w:val="22"/>
          <w:szCs w:val="22"/>
        </w:rPr>
      </w:pPr>
    </w:p>
    <w:p w14:paraId="128FF4AC" w14:textId="37AA174B" w:rsidR="006F7ACB" w:rsidRDefault="006F7ACB" w:rsidP="009060CA">
      <w:pPr>
        <w:rPr>
          <w:rFonts w:ascii="Arial" w:hAnsi="Arial" w:cs="Arial"/>
          <w:sz w:val="22"/>
          <w:szCs w:val="22"/>
        </w:rPr>
      </w:pPr>
    </w:p>
    <w:p w14:paraId="134C638D" w14:textId="7493E0C0" w:rsidR="006F7ACB" w:rsidRDefault="006F7ACB" w:rsidP="009060CA">
      <w:pPr>
        <w:rPr>
          <w:rFonts w:ascii="Arial" w:hAnsi="Arial" w:cs="Arial"/>
          <w:sz w:val="22"/>
          <w:szCs w:val="22"/>
        </w:rPr>
      </w:pPr>
    </w:p>
    <w:p w14:paraId="68221F5B" w14:textId="0019DEC6" w:rsidR="006F7ACB" w:rsidRDefault="006F7ACB" w:rsidP="009060CA">
      <w:pPr>
        <w:rPr>
          <w:rFonts w:ascii="Arial" w:hAnsi="Arial" w:cs="Arial"/>
          <w:sz w:val="22"/>
          <w:szCs w:val="22"/>
        </w:rPr>
      </w:pPr>
    </w:p>
    <w:p w14:paraId="7B83F6F1" w14:textId="10A5716B" w:rsidR="006F7ACB" w:rsidRDefault="006F7ACB" w:rsidP="009060CA">
      <w:pPr>
        <w:rPr>
          <w:rFonts w:ascii="Arial" w:hAnsi="Arial" w:cs="Arial"/>
          <w:sz w:val="22"/>
          <w:szCs w:val="22"/>
        </w:rPr>
      </w:pPr>
    </w:p>
    <w:p w14:paraId="35FCCC58" w14:textId="3E3827D5" w:rsidR="006F7ACB" w:rsidRDefault="006F7ACB" w:rsidP="009060CA">
      <w:pPr>
        <w:rPr>
          <w:rFonts w:ascii="Arial" w:hAnsi="Arial" w:cs="Arial"/>
          <w:sz w:val="22"/>
          <w:szCs w:val="22"/>
        </w:rPr>
      </w:pPr>
    </w:p>
    <w:p w14:paraId="0B5CE462" w14:textId="05B23A74" w:rsidR="006F7ACB" w:rsidRDefault="006F7ACB" w:rsidP="009060CA">
      <w:pPr>
        <w:rPr>
          <w:rFonts w:ascii="Arial" w:hAnsi="Arial" w:cs="Arial"/>
          <w:sz w:val="22"/>
          <w:szCs w:val="22"/>
        </w:rPr>
      </w:pPr>
    </w:p>
    <w:p w14:paraId="2179261F" w14:textId="3FB82CA8" w:rsidR="006F7ACB" w:rsidRDefault="006F7ACB" w:rsidP="009060CA">
      <w:pPr>
        <w:rPr>
          <w:rFonts w:ascii="Arial" w:hAnsi="Arial" w:cs="Arial"/>
          <w:sz w:val="22"/>
          <w:szCs w:val="22"/>
        </w:rPr>
      </w:pPr>
    </w:p>
    <w:p w14:paraId="1796081E" w14:textId="71C22DA1" w:rsidR="006F7ACB" w:rsidRDefault="006F7ACB" w:rsidP="009060CA">
      <w:pPr>
        <w:rPr>
          <w:rFonts w:ascii="Arial" w:hAnsi="Arial" w:cs="Arial"/>
          <w:sz w:val="22"/>
          <w:szCs w:val="22"/>
        </w:rPr>
      </w:pPr>
    </w:p>
    <w:p w14:paraId="415D654F" w14:textId="3704703A" w:rsidR="006F7ACB" w:rsidRDefault="006F7ACB" w:rsidP="009060CA">
      <w:pPr>
        <w:rPr>
          <w:rFonts w:ascii="Arial" w:hAnsi="Arial" w:cs="Arial"/>
          <w:sz w:val="22"/>
          <w:szCs w:val="22"/>
        </w:rPr>
      </w:pPr>
    </w:p>
    <w:p w14:paraId="40522375" w14:textId="2A2716CC" w:rsidR="006F7ACB" w:rsidRDefault="006F7ACB" w:rsidP="009060CA">
      <w:pPr>
        <w:rPr>
          <w:rFonts w:ascii="Arial" w:hAnsi="Arial" w:cs="Arial"/>
          <w:sz w:val="22"/>
          <w:szCs w:val="22"/>
        </w:rPr>
      </w:pPr>
    </w:p>
    <w:p w14:paraId="38A25B0A" w14:textId="478B5AAF" w:rsidR="006F7ACB" w:rsidRDefault="006F7ACB" w:rsidP="009060CA">
      <w:pPr>
        <w:rPr>
          <w:rFonts w:ascii="Arial" w:hAnsi="Arial" w:cs="Arial"/>
          <w:sz w:val="22"/>
          <w:szCs w:val="22"/>
        </w:rPr>
      </w:pPr>
    </w:p>
    <w:p w14:paraId="4822D36D" w14:textId="7B15CCFE" w:rsidR="006F7ACB" w:rsidRDefault="006F7ACB" w:rsidP="009060CA">
      <w:pPr>
        <w:rPr>
          <w:rFonts w:ascii="Arial" w:hAnsi="Arial" w:cs="Arial"/>
          <w:sz w:val="22"/>
          <w:szCs w:val="22"/>
        </w:rPr>
      </w:pPr>
    </w:p>
    <w:p w14:paraId="0E6628A8" w14:textId="00327C98" w:rsidR="006F7ACB" w:rsidRDefault="006F7ACB" w:rsidP="009060CA">
      <w:pPr>
        <w:rPr>
          <w:rFonts w:ascii="Arial" w:hAnsi="Arial" w:cs="Arial"/>
          <w:sz w:val="22"/>
          <w:szCs w:val="22"/>
        </w:rPr>
      </w:pPr>
    </w:p>
    <w:p w14:paraId="29456FA5" w14:textId="77777777" w:rsidR="006F7ACB" w:rsidRPr="006F7ACB" w:rsidRDefault="006F7ACB" w:rsidP="009060CA">
      <w:pPr>
        <w:rPr>
          <w:rFonts w:ascii="Arial" w:hAnsi="Arial" w:cs="Arial"/>
          <w:sz w:val="22"/>
          <w:szCs w:val="22"/>
        </w:rPr>
      </w:pPr>
      <w:r w:rsidRPr="006F7ACB">
        <w:rPr>
          <w:rFonts w:ascii="Arial" w:hAnsi="Arial" w:cs="Arial"/>
          <w:sz w:val="22"/>
          <w:szCs w:val="22"/>
        </w:rPr>
        <w:t xml:space="preserve">Table S1. Clinical characteristics for the patients. </w:t>
      </w:r>
    </w:p>
    <w:p w14:paraId="67D8DADD" w14:textId="77777777" w:rsidR="006F7ACB" w:rsidRPr="006F7ACB" w:rsidRDefault="006F7ACB" w:rsidP="009060CA">
      <w:pPr>
        <w:rPr>
          <w:rFonts w:ascii="Arial" w:hAnsi="Arial" w:cs="Arial"/>
          <w:sz w:val="22"/>
          <w:szCs w:val="22"/>
        </w:rPr>
      </w:pPr>
      <w:r w:rsidRPr="006F7ACB">
        <w:rPr>
          <w:rFonts w:ascii="Arial" w:hAnsi="Arial" w:cs="Arial"/>
          <w:sz w:val="22"/>
          <w:szCs w:val="22"/>
        </w:rPr>
        <w:t xml:space="preserve">Table S2. Whole-exome sequencing characteristics. </w:t>
      </w:r>
    </w:p>
    <w:p w14:paraId="05514CE5" w14:textId="77777777" w:rsidR="006F7ACB" w:rsidRPr="006F7ACB" w:rsidRDefault="006F7ACB" w:rsidP="009060CA">
      <w:pPr>
        <w:rPr>
          <w:rFonts w:ascii="Arial" w:hAnsi="Arial" w:cs="Arial"/>
          <w:sz w:val="22"/>
          <w:szCs w:val="22"/>
        </w:rPr>
      </w:pPr>
      <w:r w:rsidRPr="006F7ACB">
        <w:rPr>
          <w:rFonts w:ascii="Arial" w:hAnsi="Arial" w:cs="Arial"/>
          <w:sz w:val="22"/>
          <w:szCs w:val="22"/>
        </w:rPr>
        <w:t xml:space="preserve">Table S3. </w:t>
      </w:r>
      <w:proofErr w:type="gramStart"/>
      <w:r w:rsidRPr="006F7ACB">
        <w:rPr>
          <w:rFonts w:ascii="Arial" w:hAnsi="Arial" w:cs="Arial"/>
          <w:sz w:val="22"/>
          <w:szCs w:val="22"/>
        </w:rPr>
        <w:t>216</w:t>
      </w:r>
      <w:proofErr w:type="gramEnd"/>
      <w:r w:rsidRPr="006F7ACB">
        <w:rPr>
          <w:rFonts w:ascii="Arial" w:hAnsi="Arial" w:cs="Arial"/>
          <w:sz w:val="22"/>
          <w:szCs w:val="22"/>
        </w:rPr>
        <w:t xml:space="preserve"> reported COL2A1 pathogenic mutations. </w:t>
      </w:r>
    </w:p>
    <w:p w14:paraId="1AFFA34B" w14:textId="77777777" w:rsidR="006F7ACB" w:rsidRPr="006F7ACB" w:rsidRDefault="006F7ACB" w:rsidP="009060CA">
      <w:pPr>
        <w:rPr>
          <w:rFonts w:ascii="Arial" w:hAnsi="Arial" w:cs="Arial"/>
          <w:sz w:val="22"/>
          <w:szCs w:val="22"/>
        </w:rPr>
      </w:pPr>
      <w:r w:rsidRPr="006F7ACB">
        <w:rPr>
          <w:rFonts w:ascii="Arial" w:hAnsi="Arial" w:cs="Arial"/>
          <w:sz w:val="22"/>
          <w:szCs w:val="22"/>
        </w:rPr>
        <w:t xml:space="preserve">Table S4. 151 SNPs existed in all </w:t>
      </w:r>
      <w:proofErr w:type="gramStart"/>
      <w:r w:rsidRPr="006F7ACB">
        <w:rPr>
          <w:rFonts w:ascii="Arial" w:hAnsi="Arial" w:cs="Arial"/>
          <w:sz w:val="22"/>
          <w:szCs w:val="22"/>
        </w:rPr>
        <w:t>3</w:t>
      </w:r>
      <w:proofErr w:type="gramEnd"/>
      <w:r w:rsidRPr="006F7ACB">
        <w:rPr>
          <w:rFonts w:ascii="Arial" w:hAnsi="Arial" w:cs="Arial"/>
          <w:sz w:val="22"/>
          <w:szCs w:val="22"/>
        </w:rPr>
        <w:t xml:space="preserve"> cases while show homogenous wild types in normal individuals. </w:t>
      </w:r>
    </w:p>
    <w:p w14:paraId="5C282D44" w14:textId="77777777" w:rsidR="006F7ACB" w:rsidRPr="006F7ACB" w:rsidRDefault="006F7ACB" w:rsidP="009060CA">
      <w:pPr>
        <w:rPr>
          <w:rFonts w:ascii="Arial" w:hAnsi="Arial" w:cs="Arial"/>
          <w:sz w:val="22"/>
          <w:szCs w:val="22"/>
        </w:rPr>
      </w:pPr>
      <w:r w:rsidRPr="006F7ACB">
        <w:rPr>
          <w:rFonts w:ascii="Arial" w:hAnsi="Arial" w:cs="Arial"/>
          <w:sz w:val="22"/>
          <w:szCs w:val="22"/>
        </w:rPr>
        <w:t xml:space="preserve">Table S5. </w:t>
      </w:r>
      <w:proofErr w:type="gramStart"/>
      <w:r w:rsidRPr="006F7ACB">
        <w:rPr>
          <w:rFonts w:ascii="Arial" w:hAnsi="Arial" w:cs="Arial"/>
          <w:sz w:val="22"/>
          <w:szCs w:val="22"/>
        </w:rPr>
        <w:t>47</w:t>
      </w:r>
      <w:proofErr w:type="gramEnd"/>
      <w:r w:rsidRPr="006F7ACB">
        <w:rPr>
          <w:rFonts w:ascii="Arial" w:hAnsi="Arial" w:cs="Arial"/>
          <w:sz w:val="22"/>
          <w:szCs w:val="22"/>
        </w:rPr>
        <w:t xml:space="preserve"> SNPs of very high priority and showed deleterious alleles in cases. </w:t>
      </w:r>
    </w:p>
    <w:p w14:paraId="0C5D6C50" w14:textId="77777777" w:rsidR="006F7ACB" w:rsidRPr="006F7ACB" w:rsidRDefault="006F7ACB" w:rsidP="009060CA">
      <w:pPr>
        <w:rPr>
          <w:rFonts w:ascii="Arial" w:hAnsi="Arial" w:cs="Arial"/>
          <w:sz w:val="22"/>
          <w:szCs w:val="22"/>
        </w:rPr>
      </w:pPr>
    </w:p>
    <w:p w14:paraId="7710EE09" w14:textId="1F0E6247" w:rsidR="006F7ACB" w:rsidRPr="006F7ACB" w:rsidDel="003E62DA" w:rsidRDefault="006F7ACB" w:rsidP="009060CA">
      <w:pPr>
        <w:rPr>
          <w:del w:id="31" w:author="Guo, Shicheng" w:date="2019-09-26T20:47:00Z"/>
          <w:rFonts w:ascii="Arial" w:hAnsi="Arial" w:cs="Arial"/>
          <w:sz w:val="22"/>
          <w:szCs w:val="22"/>
        </w:rPr>
      </w:pPr>
      <w:r w:rsidRPr="006F7ACB">
        <w:rPr>
          <w:rFonts w:ascii="Arial" w:hAnsi="Arial" w:cs="Arial"/>
          <w:sz w:val="22"/>
          <w:szCs w:val="22"/>
        </w:rPr>
        <w:t>Figure 1. Pedigree structure</w:t>
      </w:r>
      <w:r w:rsidR="003E62DA">
        <w:rPr>
          <w:rFonts w:ascii="Arial" w:hAnsi="Arial" w:cs="Arial"/>
          <w:sz w:val="22"/>
          <w:szCs w:val="22"/>
        </w:rPr>
        <w:t xml:space="preserve">. Square indicates male individual while circle indicates male individuals. Black filled individuals are affects while </w:t>
      </w:r>
      <w:ins w:id="32" w:author="Guo, Shicheng" w:date="2019-09-26T20:46:00Z">
        <w:r w:rsidR="003E62DA">
          <w:rPr>
            <w:rFonts w:ascii="Arial" w:hAnsi="Arial" w:cs="Arial"/>
            <w:sz w:val="22"/>
            <w:szCs w:val="22"/>
          </w:rPr>
          <w:t xml:space="preserve">non-filled individuals are unaffect individuals. </w:t>
        </w:r>
      </w:ins>
      <w:ins w:id="33" w:author="Guo, Shicheng" w:date="2019-09-26T20:47:00Z">
        <w:r w:rsidR="003E62DA">
          <w:rPr>
            <w:rFonts w:ascii="Arial" w:hAnsi="Arial" w:cs="Arial"/>
            <w:sz w:val="22"/>
            <w:szCs w:val="22"/>
          </w:rPr>
          <w:t xml:space="preserve">Black arrow shows proband and </w:t>
        </w:r>
      </w:ins>
      <w:ins w:id="34" w:author="Guo, Shicheng" w:date="2019-09-26T20:49:00Z">
        <w:r w:rsidR="003E62DA">
          <w:rPr>
            <w:rFonts w:ascii="Arial" w:hAnsi="Arial" w:cs="Arial"/>
            <w:sz w:val="22"/>
            <w:szCs w:val="22"/>
          </w:rPr>
          <w:t xml:space="preserve">forward slash indicates the individuals died. </w:t>
        </w:r>
        <w:r w:rsidR="0011632C">
          <w:rPr>
            <w:rFonts w:ascii="Arial" w:hAnsi="Arial" w:cs="Arial"/>
            <w:sz w:val="22"/>
            <w:szCs w:val="22"/>
          </w:rPr>
          <w:t xml:space="preserve">I1 and I2 </w:t>
        </w:r>
        <w:proofErr w:type="gramStart"/>
        <w:r w:rsidR="0011632C">
          <w:rPr>
            <w:rFonts w:ascii="Arial" w:hAnsi="Arial" w:cs="Arial"/>
            <w:sz w:val="22"/>
            <w:szCs w:val="22"/>
          </w:rPr>
          <w:t>were died</w:t>
        </w:r>
        <w:proofErr w:type="gramEnd"/>
        <w:r w:rsidR="0011632C">
          <w:rPr>
            <w:rFonts w:ascii="Arial" w:hAnsi="Arial" w:cs="Arial"/>
            <w:sz w:val="22"/>
            <w:szCs w:val="22"/>
          </w:rPr>
          <w:t xml:space="preserve"> when they are </w:t>
        </w:r>
        <w:r w:rsidR="0011632C" w:rsidRPr="007C286F">
          <w:rPr>
            <w:rFonts w:ascii="Arial" w:hAnsi="Arial" w:cs="Arial"/>
            <w:sz w:val="22"/>
            <w:szCs w:val="22"/>
            <w:highlight w:val="yellow"/>
            <w:rPrChange w:id="35" w:author="Guo, Shicheng" w:date="2019-09-26T20:50:00Z">
              <w:rPr>
                <w:rFonts w:ascii="Arial" w:hAnsi="Arial" w:cs="Arial"/>
                <w:sz w:val="22"/>
                <w:szCs w:val="22"/>
              </w:rPr>
            </w:rPrChange>
          </w:rPr>
          <w:t>xx</w:t>
        </w:r>
        <w:r w:rsidR="0011632C">
          <w:rPr>
            <w:rFonts w:ascii="Arial" w:hAnsi="Arial" w:cs="Arial"/>
            <w:sz w:val="22"/>
            <w:szCs w:val="22"/>
          </w:rPr>
          <w:t xml:space="preserve"> and 88 years old. </w:t>
        </w:r>
      </w:ins>
    </w:p>
    <w:p w14:paraId="0C8D176B" w14:textId="2AE5317B" w:rsidR="006F7ACB" w:rsidRPr="006F7ACB" w:rsidRDefault="006F7ACB" w:rsidP="009060CA">
      <w:pPr>
        <w:rPr>
          <w:rFonts w:ascii="Arial" w:hAnsi="Arial" w:cs="Arial"/>
          <w:sz w:val="22"/>
          <w:szCs w:val="22"/>
        </w:rPr>
      </w:pPr>
      <w:r w:rsidRPr="006F7ACB">
        <w:rPr>
          <w:rFonts w:ascii="Arial" w:hAnsi="Arial" w:cs="Arial"/>
          <w:sz w:val="22"/>
          <w:szCs w:val="22"/>
        </w:rPr>
        <w:t xml:space="preserve">Figure 2. </w:t>
      </w:r>
      <w:r w:rsidR="00126FAF" w:rsidRPr="009D13F1">
        <w:rPr>
          <w:rFonts w:ascii="Arial" w:hAnsi="Arial" w:cs="Arial"/>
          <w:sz w:val="22"/>
          <w:szCs w:val="22"/>
        </w:rPr>
        <w:t>Physical examination, MRI and CT imaging. (</w:t>
      </w:r>
      <w:proofErr w:type="gramStart"/>
      <w:r w:rsidR="00126FAF" w:rsidRPr="009D13F1">
        <w:rPr>
          <w:rFonts w:ascii="Arial" w:hAnsi="Arial" w:cs="Arial"/>
          <w:sz w:val="22"/>
          <w:szCs w:val="22"/>
        </w:rPr>
        <w:t>a</w:t>
      </w:r>
      <w:proofErr w:type="gramEnd"/>
      <w:r w:rsidR="00126FAF" w:rsidRPr="009D13F1">
        <w:rPr>
          <w:rFonts w:ascii="Arial" w:hAnsi="Arial" w:cs="Arial"/>
          <w:sz w:val="22"/>
          <w:szCs w:val="22"/>
        </w:rPr>
        <w:t>). bilateral short fourth metatarsal, (b). Magn</w:t>
      </w:r>
      <w:r w:rsidR="00126FAF">
        <w:rPr>
          <w:rFonts w:ascii="Arial" w:hAnsi="Arial" w:cs="Arial"/>
          <w:sz w:val="22"/>
          <w:szCs w:val="22"/>
        </w:rPr>
        <w:t xml:space="preserve">etic resonance imaging for </w:t>
      </w:r>
      <w:r w:rsidR="00126FAF">
        <w:rPr>
          <w:rFonts w:ascii="Arial" w:hAnsi="Arial" w:cs="Arial" w:hint="eastAsia"/>
          <w:sz w:val="22"/>
          <w:szCs w:val="22"/>
        </w:rPr>
        <w:t>sacroiliac</w:t>
      </w:r>
      <w:r w:rsidR="00126FAF" w:rsidRPr="009D13F1">
        <w:rPr>
          <w:rFonts w:ascii="Arial" w:hAnsi="Arial" w:cs="Arial"/>
          <w:sz w:val="22"/>
          <w:szCs w:val="22"/>
        </w:rPr>
        <w:t xml:space="preserve"> joint, (c). Computed tomography for </w:t>
      </w:r>
      <w:r w:rsidR="00126FAF">
        <w:rPr>
          <w:rFonts w:ascii="Arial" w:hAnsi="Arial" w:cs="Arial" w:hint="eastAsia"/>
          <w:sz w:val="22"/>
          <w:szCs w:val="22"/>
        </w:rPr>
        <w:t>sacroiliac</w:t>
      </w:r>
      <w:r w:rsidR="00126FAF" w:rsidRPr="009D13F1">
        <w:rPr>
          <w:rFonts w:ascii="Arial" w:hAnsi="Arial" w:cs="Arial"/>
          <w:sz w:val="22"/>
          <w:szCs w:val="22"/>
        </w:rPr>
        <w:t xml:space="preserve"> joint</w:t>
      </w:r>
      <w:r w:rsidR="00126FAF">
        <w:rPr>
          <w:rFonts w:ascii="Arial" w:hAnsi="Arial" w:cs="Arial" w:hint="eastAsia"/>
          <w:sz w:val="22"/>
          <w:szCs w:val="22"/>
        </w:rPr>
        <w:t>.</w:t>
      </w:r>
      <w:r w:rsidR="000F3DBB">
        <w:rPr>
          <w:rFonts w:ascii="Arial" w:hAnsi="Arial" w:cs="Arial"/>
          <w:sz w:val="22"/>
          <w:szCs w:val="22"/>
        </w:rPr>
        <w:t xml:space="preserve"> </w:t>
      </w:r>
      <w:proofErr w:type="gramStart"/>
      <w:r w:rsidR="000F3DBB" w:rsidRPr="000F3DBB">
        <w:rPr>
          <w:rFonts w:ascii="Arial" w:hAnsi="Arial" w:cs="Arial"/>
          <w:sz w:val="22"/>
          <w:szCs w:val="22"/>
          <w:highlight w:val="yellow"/>
        </w:rPr>
        <w:t>xxx</w:t>
      </w:r>
      <w:proofErr w:type="gramEnd"/>
      <w:r w:rsidR="000F3DBB">
        <w:rPr>
          <w:rFonts w:ascii="Arial" w:hAnsi="Arial" w:cs="Arial"/>
          <w:sz w:val="22"/>
          <w:szCs w:val="22"/>
        </w:rPr>
        <w:t xml:space="preserve"> </w:t>
      </w:r>
    </w:p>
    <w:p w14:paraId="1FD6ABEE" w14:textId="3692466E" w:rsidR="006F7ACB" w:rsidRPr="009D13F1" w:rsidRDefault="006F7ACB" w:rsidP="009060CA">
      <w:pPr>
        <w:rPr>
          <w:rFonts w:ascii="Arial" w:hAnsi="Arial" w:cs="Arial"/>
          <w:sz w:val="22"/>
          <w:szCs w:val="22"/>
        </w:rPr>
      </w:pPr>
      <w:r w:rsidRPr="006F7ACB">
        <w:rPr>
          <w:rFonts w:ascii="Arial" w:hAnsi="Arial" w:cs="Arial"/>
          <w:sz w:val="22"/>
          <w:szCs w:val="22"/>
        </w:rPr>
        <w:t xml:space="preserve">Figure 3. </w:t>
      </w:r>
      <w:r w:rsidR="00126FAF">
        <w:rPr>
          <w:rFonts w:ascii="Arial" w:hAnsi="Arial" w:cs="Arial"/>
          <w:sz w:val="22"/>
          <w:szCs w:val="22"/>
        </w:rPr>
        <w:t xml:space="preserve">X-ray and </w:t>
      </w:r>
      <w:r w:rsidR="00126FAF">
        <w:rPr>
          <w:rFonts w:ascii="Arial" w:hAnsi="Arial" w:cs="Arial" w:hint="eastAsia"/>
          <w:sz w:val="22"/>
          <w:szCs w:val="22"/>
        </w:rPr>
        <w:t>CT</w:t>
      </w:r>
      <w:r w:rsidR="00126FAF" w:rsidRPr="009D13F1">
        <w:rPr>
          <w:rFonts w:ascii="Arial" w:hAnsi="Arial" w:cs="Arial"/>
          <w:sz w:val="22"/>
          <w:szCs w:val="22"/>
        </w:rPr>
        <w:t xml:space="preserve"> imaging for both knees</w:t>
      </w:r>
      <w:r w:rsidR="001506E5">
        <w:rPr>
          <w:rFonts w:ascii="Arial" w:hAnsi="Arial" w:cs="Arial"/>
          <w:sz w:val="22"/>
          <w:szCs w:val="22"/>
        </w:rPr>
        <w:t>.</w:t>
      </w:r>
      <w:r w:rsidR="000F3DBB">
        <w:rPr>
          <w:rFonts w:ascii="Arial" w:hAnsi="Arial" w:cs="Arial"/>
          <w:sz w:val="22"/>
          <w:szCs w:val="22"/>
        </w:rPr>
        <w:t xml:space="preserve"> </w:t>
      </w:r>
      <w:proofErr w:type="gramStart"/>
      <w:r w:rsidR="000F3DBB">
        <w:rPr>
          <w:rFonts w:ascii="Arial" w:hAnsi="Arial" w:cs="Arial"/>
          <w:sz w:val="22"/>
          <w:szCs w:val="22"/>
          <w:highlight w:val="yellow"/>
        </w:rPr>
        <w:t>x</w:t>
      </w:r>
      <w:r w:rsidR="000F3DBB" w:rsidRPr="000F3DBB">
        <w:rPr>
          <w:rFonts w:ascii="Arial" w:hAnsi="Arial" w:cs="Arial"/>
          <w:sz w:val="22"/>
          <w:szCs w:val="22"/>
          <w:highlight w:val="yellow"/>
        </w:rPr>
        <w:t>xx</w:t>
      </w:r>
      <w:proofErr w:type="gramEnd"/>
      <w:del w:id="36" w:author="Guo, Shicheng" w:date="2019-09-26T20:57:00Z">
        <w:r w:rsidR="000F3DBB" w:rsidDel="00EC1355">
          <w:rPr>
            <w:rFonts w:ascii="Arial" w:hAnsi="Arial" w:cs="Arial"/>
            <w:sz w:val="22"/>
            <w:szCs w:val="22"/>
          </w:rPr>
          <w:delText xml:space="preserve"> </w:delText>
        </w:r>
      </w:del>
    </w:p>
    <w:p w14:paraId="184CDEF6" w14:textId="4EB78E27" w:rsidR="006F7ACB" w:rsidRPr="009D13F1" w:rsidRDefault="006F7ACB" w:rsidP="009060CA">
      <w:pPr>
        <w:rPr>
          <w:rFonts w:ascii="Arial" w:hAnsi="Arial" w:cs="Arial"/>
          <w:sz w:val="22"/>
          <w:szCs w:val="22"/>
        </w:rPr>
      </w:pPr>
      <w:r w:rsidRPr="006F7ACB">
        <w:rPr>
          <w:rFonts w:ascii="Arial" w:hAnsi="Arial" w:cs="Arial"/>
          <w:sz w:val="22"/>
          <w:szCs w:val="22"/>
        </w:rPr>
        <w:t xml:space="preserve">Figure 4. </w:t>
      </w:r>
      <w:r w:rsidRPr="009D13F1">
        <w:rPr>
          <w:rFonts w:ascii="Arial" w:hAnsi="Arial" w:cs="Arial"/>
          <w:sz w:val="22"/>
          <w:szCs w:val="22"/>
        </w:rPr>
        <w:t>MRI imaging for right knees</w:t>
      </w:r>
      <w:r w:rsidR="001506E5">
        <w:rPr>
          <w:rFonts w:ascii="Arial" w:hAnsi="Arial" w:cs="Arial"/>
          <w:sz w:val="22"/>
          <w:szCs w:val="22"/>
        </w:rPr>
        <w:t>.</w:t>
      </w:r>
      <w:r w:rsidR="000F3DBB">
        <w:rPr>
          <w:rFonts w:ascii="Arial" w:hAnsi="Arial" w:cs="Arial"/>
          <w:sz w:val="22"/>
          <w:szCs w:val="22"/>
        </w:rPr>
        <w:t xml:space="preserve"> </w:t>
      </w:r>
      <w:proofErr w:type="gramStart"/>
      <w:r w:rsidR="000F3DBB" w:rsidRPr="000F3DBB">
        <w:rPr>
          <w:rFonts w:ascii="Arial" w:hAnsi="Arial" w:cs="Arial"/>
          <w:sz w:val="22"/>
          <w:szCs w:val="22"/>
          <w:highlight w:val="yellow"/>
        </w:rPr>
        <w:t>xxx</w:t>
      </w:r>
      <w:proofErr w:type="gramEnd"/>
    </w:p>
    <w:p w14:paraId="3BBE3FEF" w14:textId="44B9761C" w:rsidR="006F7ACB" w:rsidRPr="009D13F1" w:rsidRDefault="006F7ACB" w:rsidP="009060CA">
      <w:pPr>
        <w:rPr>
          <w:rFonts w:ascii="Arial" w:hAnsi="Arial" w:cs="Arial"/>
          <w:sz w:val="22"/>
          <w:szCs w:val="22"/>
        </w:rPr>
      </w:pPr>
      <w:r w:rsidRPr="009D13F1">
        <w:rPr>
          <w:rFonts w:ascii="Arial" w:hAnsi="Arial" w:cs="Arial"/>
          <w:sz w:val="22"/>
          <w:szCs w:val="22"/>
        </w:rPr>
        <w:t>Figure 5. X-ray and MRI imaging for left shoulder</w:t>
      </w:r>
      <w:r w:rsidR="001506E5">
        <w:rPr>
          <w:rFonts w:ascii="Arial" w:hAnsi="Arial" w:cs="Arial"/>
          <w:sz w:val="22"/>
          <w:szCs w:val="22"/>
        </w:rPr>
        <w:t>.</w:t>
      </w:r>
      <w:r w:rsidR="000F3DBB">
        <w:rPr>
          <w:rFonts w:ascii="Arial" w:hAnsi="Arial" w:cs="Arial"/>
          <w:sz w:val="22"/>
          <w:szCs w:val="22"/>
        </w:rPr>
        <w:t xml:space="preserve"> </w:t>
      </w:r>
      <w:proofErr w:type="gramStart"/>
      <w:r w:rsidR="000F3DBB" w:rsidRPr="000F3DBB">
        <w:rPr>
          <w:rFonts w:ascii="Arial" w:hAnsi="Arial" w:cs="Arial"/>
          <w:sz w:val="22"/>
          <w:szCs w:val="22"/>
          <w:highlight w:val="yellow"/>
        </w:rPr>
        <w:t>xxx</w:t>
      </w:r>
      <w:proofErr w:type="gramEnd"/>
    </w:p>
    <w:p w14:paraId="0F4F2E56" w14:textId="450BF22E" w:rsidR="006F7ACB" w:rsidRPr="009D13F1" w:rsidRDefault="006F7ACB" w:rsidP="009060CA">
      <w:pPr>
        <w:rPr>
          <w:rFonts w:ascii="Arial" w:hAnsi="Arial" w:cs="Arial"/>
          <w:sz w:val="22"/>
          <w:szCs w:val="22"/>
        </w:rPr>
      </w:pPr>
      <w:r w:rsidRPr="009D13F1">
        <w:rPr>
          <w:rFonts w:ascii="Arial" w:hAnsi="Arial" w:cs="Arial"/>
          <w:sz w:val="22"/>
          <w:szCs w:val="22"/>
        </w:rPr>
        <w:t xml:space="preserve">Figure 6. Arthroscopic surgical to remove </w:t>
      </w:r>
      <w:r w:rsidR="00E25E0A">
        <w:rPr>
          <w:rFonts w:ascii="Arial" w:hAnsi="Arial" w:cs="Arial" w:hint="eastAsia"/>
          <w:sz w:val="22"/>
          <w:szCs w:val="22"/>
        </w:rPr>
        <w:t>loose</w:t>
      </w:r>
      <w:r w:rsidRPr="009D13F1">
        <w:rPr>
          <w:rFonts w:ascii="Arial" w:hAnsi="Arial" w:cs="Arial"/>
          <w:sz w:val="22"/>
          <w:szCs w:val="22"/>
        </w:rPr>
        <w:t xml:space="preserve"> bodies</w:t>
      </w:r>
      <w:r w:rsidR="000F3DBB">
        <w:rPr>
          <w:rFonts w:ascii="Arial" w:hAnsi="Arial" w:cs="Arial"/>
          <w:sz w:val="22"/>
          <w:szCs w:val="22"/>
        </w:rPr>
        <w:t xml:space="preserve">. </w:t>
      </w:r>
      <w:proofErr w:type="gramStart"/>
      <w:r w:rsidR="000F3DBB" w:rsidRPr="000F3DBB">
        <w:rPr>
          <w:rFonts w:ascii="Arial" w:hAnsi="Arial" w:cs="Arial"/>
          <w:sz w:val="22"/>
          <w:szCs w:val="22"/>
          <w:highlight w:val="yellow"/>
        </w:rPr>
        <w:t>xxx</w:t>
      </w:r>
      <w:proofErr w:type="gramEnd"/>
    </w:p>
    <w:p w14:paraId="0AA84E3A" w14:textId="7EEB30FE" w:rsidR="006F7ACB" w:rsidRPr="009D13F1" w:rsidRDefault="006F7ACB" w:rsidP="009060CA">
      <w:pPr>
        <w:jc w:val="left"/>
        <w:rPr>
          <w:rFonts w:ascii="Arial" w:hAnsi="Arial" w:cs="Arial"/>
          <w:sz w:val="22"/>
          <w:szCs w:val="22"/>
        </w:rPr>
      </w:pPr>
      <w:r w:rsidRPr="009D13F1">
        <w:rPr>
          <w:rFonts w:ascii="Arial" w:hAnsi="Arial" w:cs="Arial"/>
          <w:sz w:val="22"/>
          <w:szCs w:val="22"/>
        </w:rPr>
        <w:t>Figure 7. Pathological histomorphological results (x100 and x200)</w:t>
      </w:r>
      <w:r w:rsidR="000F3DBB">
        <w:rPr>
          <w:rFonts w:ascii="Arial" w:hAnsi="Arial" w:cs="Arial"/>
          <w:sz w:val="22"/>
          <w:szCs w:val="22"/>
        </w:rPr>
        <w:t xml:space="preserve">. </w:t>
      </w:r>
      <w:proofErr w:type="gramStart"/>
      <w:r w:rsidR="000F3DBB" w:rsidRPr="000F3DBB">
        <w:rPr>
          <w:rFonts w:ascii="Arial" w:hAnsi="Arial" w:cs="Arial"/>
          <w:sz w:val="22"/>
          <w:szCs w:val="22"/>
          <w:highlight w:val="yellow"/>
        </w:rPr>
        <w:t>xxxx</w:t>
      </w:r>
      <w:proofErr w:type="gramEnd"/>
    </w:p>
    <w:p w14:paraId="1207AE18" w14:textId="77777777" w:rsidR="006F7ACB" w:rsidRPr="006F7ACB" w:rsidRDefault="006F7ACB" w:rsidP="009060CA">
      <w:pPr>
        <w:rPr>
          <w:rFonts w:ascii="Arial" w:hAnsi="Arial" w:cs="Arial"/>
          <w:sz w:val="22"/>
          <w:szCs w:val="22"/>
        </w:rPr>
      </w:pPr>
    </w:p>
    <w:p w14:paraId="2BE2723E" w14:textId="77777777" w:rsidR="006F7ACB" w:rsidRPr="009D13F1" w:rsidRDefault="006F7ACB" w:rsidP="009060CA">
      <w:pPr>
        <w:rPr>
          <w:rFonts w:ascii="Arial" w:hAnsi="Arial" w:cs="Arial"/>
          <w:sz w:val="22"/>
          <w:szCs w:val="22"/>
        </w:rPr>
      </w:pPr>
    </w:p>
    <w:p w14:paraId="670F5146" w14:textId="77777777" w:rsidR="00836DC8" w:rsidRPr="009D13F1" w:rsidRDefault="00836DC8" w:rsidP="009060CA">
      <w:pPr>
        <w:rPr>
          <w:rFonts w:ascii="Arial" w:hAnsi="Arial" w:cs="Arial"/>
          <w:sz w:val="22"/>
          <w:szCs w:val="22"/>
        </w:rPr>
      </w:pPr>
    </w:p>
    <w:p w14:paraId="21A960C4" w14:textId="77777777" w:rsidR="00322EF8" w:rsidRPr="009D13F1" w:rsidRDefault="00322EF8" w:rsidP="009060CA">
      <w:pPr>
        <w:rPr>
          <w:rFonts w:ascii="Arial" w:hAnsi="Arial" w:cs="Arial"/>
          <w:sz w:val="22"/>
          <w:szCs w:val="22"/>
        </w:rPr>
      </w:pPr>
      <w:r w:rsidRPr="009D13F1">
        <w:rPr>
          <w:rFonts w:ascii="Arial" w:hAnsi="Arial" w:cs="Arial"/>
          <w:noProof/>
          <w:sz w:val="22"/>
          <w:szCs w:val="22"/>
          <w:lang w:eastAsia="en-US"/>
        </w:rPr>
        <w:lastRenderedPageBreak/>
        <mc:AlternateContent>
          <mc:Choice Requires="wpg">
            <w:drawing>
              <wp:inline distT="0" distB="0" distL="0" distR="0" wp14:anchorId="77DF610B" wp14:editId="46E7AA45">
                <wp:extent cx="4439311" cy="2250374"/>
                <wp:effectExtent l="0" t="0" r="5715" b="10795"/>
                <wp:docPr id="66561" name="组 5"/>
                <wp:cNvGraphicFramePr/>
                <a:graphic xmlns:a="http://schemas.openxmlformats.org/drawingml/2006/main">
                  <a:graphicData uri="http://schemas.microsoft.com/office/word/2010/wordprocessingGroup">
                    <wpg:wgp>
                      <wpg:cNvGrpSpPr/>
                      <wpg:grpSpPr>
                        <a:xfrm>
                          <a:off x="0" y="0"/>
                          <a:ext cx="4439311" cy="2250374"/>
                          <a:chOff x="-1" y="0"/>
                          <a:chExt cx="5435518" cy="3009951"/>
                        </a:xfrm>
                      </wpg:grpSpPr>
                      <wpg:grpSp>
                        <wpg:cNvPr id="66562" name="组 66562"/>
                        <wpg:cNvGrpSpPr>
                          <a:grpSpLocks/>
                        </wpg:cNvGrpSpPr>
                        <wpg:grpSpPr bwMode="auto">
                          <a:xfrm>
                            <a:off x="-1" y="77789"/>
                            <a:ext cx="5435518" cy="2932162"/>
                            <a:chOff x="0" y="77788"/>
                            <a:chExt cx="9603628" cy="4516018"/>
                          </a:xfrm>
                        </wpg:grpSpPr>
                        <wps:wsp>
                          <wps:cNvPr id="66563" name="矩形 66563"/>
                          <wps:cNvSpPr/>
                          <wps:spPr>
                            <a:xfrm>
                              <a:off x="2165337" y="2068033"/>
                              <a:ext cx="541335" cy="540348"/>
                            </a:xfrm>
                            <a:prstGeom prst="rect">
                              <a:avLst/>
                            </a:prstGeom>
                            <a:solidFill>
                              <a:schemeClr val="tx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B9146" w14:textId="77777777" w:rsidR="00836DB1" w:rsidRDefault="00836DB1" w:rsidP="00322EF8">
                                <w:pPr>
                                  <w:rPr>
                                    <w:rFonts w:cs="Times New Roman"/>
                                  </w:rPr>
                                </w:pPr>
                              </w:p>
                            </w:txbxContent>
                          </wps:txbx>
                          <wps:bodyPr anchor="ctr"/>
                        </wps:wsp>
                        <wps:wsp>
                          <wps:cNvPr id="66564" name="椭圆 66564"/>
                          <wps:cNvSpPr/>
                          <wps:spPr>
                            <a:xfrm>
                              <a:off x="875110" y="2082703"/>
                              <a:ext cx="538529" cy="54034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111FA" w14:textId="77777777" w:rsidR="00836DB1" w:rsidRDefault="00836DB1" w:rsidP="00322EF8">
                                <w:pPr>
                                  <w:rPr>
                                    <w:rFonts w:cs="Times New Roman"/>
                                  </w:rPr>
                                </w:pPr>
                              </w:p>
                            </w:txbxContent>
                          </wps:txbx>
                          <wps:bodyPr anchor="ctr"/>
                        </wps:wsp>
                        <wps:wsp>
                          <wps:cNvPr id="66565" name="矩形 66565"/>
                          <wps:cNvSpPr/>
                          <wps:spPr>
                            <a:xfrm>
                              <a:off x="5447000" y="2068033"/>
                              <a:ext cx="541335" cy="540348"/>
                            </a:xfrm>
                            <a:prstGeom prst="rect">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BA539" w14:textId="77777777" w:rsidR="00836DB1" w:rsidRDefault="00836DB1" w:rsidP="00322EF8">
                                <w:pPr>
                                  <w:rPr>
                                    <w:rFonts w:cs="Times New Roman"/>
                                  </w:rPr>
                                </w:pPr>
                              </w:p>
                            </w:txbxContent>
                          </wps:txbx>
                          <wps:bodyPr anchor="ctr"/>
                        </wps:wsp>
                        <wps:wsp>
                          <wps:cNvPr id="66566" name="矩形 66566"/>
                          <wps:cNvSpPr/>
                          <wps:spPr>
                            <a:xfrm>
                              <a:off x="8964270" y="2099818"/>
                              <a:ext cx="541335" cy="537904"/>
                            </a:xfrm>
                            <a:prstGeom prst="rect">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E49C7" w14:textId="77777777" w:rsidR="00836DB1" w:rsidRDefault="00836DB1" w:rsidP="00322EF8">
                                <w:pPr>
                                  <w:rPr>
                                    <w:rFonts w:cs="Times New Roman"/>
                                  </w:rPr>
                                </w:pPr>
                              </w:p>
                            </w:txbxContent>
                          </wps:txbx>
                          <wps:bodyPr anchor="ctr"/>
                        </wps:wsp>
                        <wps:wsp>
                          <wps:cNvPr id="66567" name="矩形 66567"/>
                          <wps:cNvSpPr/>
                          <wps:spPr>
                            <a:xfrm>
                              <a:off x="2877766" y="77788"/>
                              <a:ext cx="538529" cy="540348"/>
                            </a:xfrm>
                            <a:prstGeom prst="rect">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161D6" w14:textId="77777777" w:rsidR="00836DB1" w:rsidRDefault="00836DB1" w:rsidP="00322EF8">
                                <w:pPr>
                                  <w:rPr>
                                    <w:rFonts w:cs="Times New Roman"/>
                                  </w:rPr>
                                </w:pPr>
                              </w:p>
                            </w:txbxContent>
                          </wps:txbx>
                          <wps:bodyPr anchor="ctr"/>
                        </wps:wsp>
                        <wps:wsp>
                          <wps:cNvPr id="66568" name="矩形 66568"/>
                          <wps:cNvSpPr/>
                          <wps:spPr>
                            <a:xfrm>
                              <a:off x="4653231" y="3425018"/>
                              <a:ext cx="541333" cy="540350"/>
                            </a:xfrm>
                            <a:prstGeom prst="rect">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3230A" w14:textId="77777777" w:rsidR="00836DB1" w:rsidRDefault="00836DB1" w:rsidP="00322EF8">
                                <w:pPr>
                                  <w:rPr>
                                    <w:rFonts w:cs="Times New Roman"/>
                                  </w:rPr>
                                </w:pPr>
                              </w:p>
                            </w:txbxContent>
                          </wps:txbx>
                          <wps:bodyPr anchor="ctr"/>
                        </wps:wsp>
                        <wps:wsp>
                          <wps:cNvPr id="66569" name="矩形 66569"/>
                          <wps:cNvSpPr/>
                          <wps:spPr>
                            <a:xfrm>
                              <a:off x="1528639" y="3410348"/>
                              <a:ext cx="538529" cy="537904"/>
                            </a:xfrm>
                            <a:prstGeom prst="rect">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3F75E" w14:textId="77777777" w:rsidR="00836DB1" w:rsidRDefault="00836DB1" w:rsidP="00322EF8">
                                <w:pPr>
                                  <w:rPr>
                                    <w:rFonts w:cs="Times New Roman"/>
                                  </w:rPr>
                                </w:pPr>
                              </w:p>
                            </w:txbxContent>
                          </wps:txbx>
                          <wps:bodyPr anchor="ctr"/>
                        </wps:wsp>
                        <wps:wsp>
                          <wps:cNvPr id="66570" name="椭圆 66570"/>
                          <wps:cNvSpPr/>
                          <wps:spPr>
                            <a:xfrm>
                              <a:off x="6899907" y="2099818"/>
                              <a:ext cx="541335" cy="537904"/>
                            </a:xfrm>
                            <a:prstGeom prst="ellipse">
                              <a:avLst/>
                            </a:prstGeom>
                            <a:solidFill>
                              <a:schemeClr val="tx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5CEF3" w14:textId="77777777" w:rsidR="00836DB1" w:rsidRDefault="00836DB1" w:rsidP="00322EF8">
                                <w:pPr>
                                  <w:rPr>
                                    <w:rFonts w:cs="Times New Roman"/>
                                  </w:rPr>
                                </w:pPr>
                              </w:p>
                            </w:txbxContent>
                          </wps:txbx>
                          <wps:bodyPr anchor="ctr"/>
                        </wps:wsp>
                        <wps:wsp>
                          <wps:cNvPr id="66571" name="椭圆 66571"/>
                          <wps:cNvSpPr/>
                          <wps:spPr>
                            <a:xfrm>
                              <a:off x="3811779" y="2068033"/>
                              <a:ext cx="538529" cy="54034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13F94" w14:textId="77777777" w:rsidR="00836DB1" w:rsidRDefault="00836DB1" w:rsidP="00322EF8">
                                <w:pPr>
                                  <w:rPr>
                                    <w:rFonts w:cs="Times New Roman"/>
                                  </w:rPr>
                                </w:pPr>
                              </w:p>
                            </w:txbxContent>
                          </wps:txbx>
                          <wps:bodyPr anchor="ctr"/>
                        </wps:wsp>
                        <wps:wsp>
                          <wps:cNvPr id="66572" name="椭圆 66572"/>
                          <wps:cNvSpPr/>
                          <wps:spPr>
                            <a:xfrm>
                              <a:off x="7982576" y="3425018"/>
                              <a:ext cx="538529" cy="540350"/>
                            </a:xfrm>
                            <a:prstGeom prst="ellipse">
                              <a:avLst/>
                            </a:prstGeom>
                            <a:solidFill>
                              <a:schemeClr val="tx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101FB" w14:textId="77777777" w:rsidR="00836DB1" w:rsidRDefault="00836DB1" w:rsidP="00322EF8">
                                <w:pPr>
                                  <w:rPr>
                                    <w:rFonts w:cs="Times New Roman"/>
                                  </w:rPr>
                                </w:pPr>
                              </w:p>
                            </w:txbxContent>
                          </wps:txbx>
                          <wps:bodyPr anchor="ctr"/>
                        </wps:wsp>
                        <wps:wsp>
                          <wps:cNvPr id="66573" name="直线连接符 66573"/>
                          <wps:cNvCnPr/>
                          <wps:spPr>
                            <a:xfrm>
                              <a:off x="3416296" y="346740"/>
                              <a:ext cx="1464127"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4" name="直线连接符 66574"/>
                          <wps:cNvCnPr/>
                          <wps:spPr>
                            <a:xfrm flipH="1">
                              <a:off x="4081044" y="346740"/>
                              <a:ext cx="5610" cy="172129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5" name="肘形连接符 66575"/>
                          <wps:cNvCnPr/>
                          <wps:spPr>
                            <a:xfrm rot="10800000" flipV="1">
                              <a:off x="2336433" y="1258731"/>
                              <a:ext cx="1783878" cy="789742"/>
                            </a:xfrm>
                            <a:prstGeom prst="bentConnector2">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6" name="肘形连接符 66576"/>
                          <wps:cNvCnPr/>
                          <wps:spPr>
                            <a:xfrm>
                              <a:off x="3724828" y="1261177"/>
                              <a:ext cx="3320931" cy="838641"/>
                            </a:xfrm>
                            <a:prstGeom prst="bentConnector2">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7" name="直线连接符 66577"/>
                          <wps:cNvCnPr/>
                          <wps:spPr>
                            <a:xfrm flipH="1" flipV="1">
                              <a:off x="1413640" y="2354100"/>
                              <a:ext cx="751697" cy="97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8" name="直线连接符 66578"/>
                          <wps:cNvCnPr/>
                          <wps:spPr>
                            <a:xfrm>
                              <a:off x="1831562" y="2354100"/>
                              <a:ext cx="5610" cy="105624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79" name="直线连接符 66579"/>
                          <wps:cNvCnPr/>
                          <wps:spPr>
                            <a:xfrm>
                              <a:off x="4350308" y="2336985"/>
                              <a:ext cx="109669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80" name="直线连接符 66580"/>
                          <wps:cNvCnPr/>
                          <wps:spPr>
                            <a:xfrm>
                              <a:off x="4964568" y="2336985"/>
                              <a:ext cx="0" cy="108803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81" name="直线连接符 66581"/>
                          <wps:cNvCnPr/>
                          <wps:spPr>
                            <a:xfrm>
                              <a:off x="7441242" y="2368770"/>
                              <a:ext cx="1523027"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82" name="直线连接符 66582"/>
                          <wps:cNvCnPr/>
                          <wps:spPr>
                            <a:xfrm>
                              <a:off x="8212573" y="2368770"/>
                              <a:ext cx="0" cy="105624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583" name="椭圆 66583"/>
                          <wps:cNvSpPr/>
                          <wps:spPr>
                            <a:xfrm>
                              <a:off x="4737376" y="90012"/>
                              <a:ext cx="541333" cy="5403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5E5B4" w14:textId="77777777" w:rsidR="00836DB1" w:rsidRDefault="00836DB1" w:rsidP="00322EF8">
                                <w:pPr>
                                  <w:rPr>
                                    <w:rFonts w:cs="Times New Roman"/>
                                  </w:rPr>
                                </w:pPr>
                              </w:p>
                            </w:txbxContent>
                          </wps:txbx>
                          <wps:bodyPr anchor="ctr"/>
                        </wps:wsp>
                        <wps:wsp>
                          <wps:cNvPr id="66584" name="矩形 66584"/>
                          <wps:cNvSpPr>
                            <a:spLocks noChangeArrowheads="1"/>
                          </wps:cNvSpPr>
                          <wps:spPr bwMode="auto">
                            <a:xfrm>
                              <a:off x="32095" y="2084803"/>
                              <a:ext cx="956973" cy="102974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EDA1D55" w14:textId="4D2D877A" w:rsidR="00836DB1" w:rsidRDefault="00836DB1" w:rsidP="00322EF8">
                                <w:pPr>
                                  <w:textAlignment w:val="baseline"/>
                                </w:pPr>
                                <w:r>
                                  <w:rPr>
                                    <w:rFonts w:ascii="Microsoft YaHei" w:hAnsi="Microsoft YaHei" w:cs="SimSun" w:hint="eastAsia"/>
                                    <w:color w:val="333333"/>
                                    <w:kern w:val="24"/>
                                    <w:sz w:val="40"/>
                                    <w:szCs w:val="40"/>
                                  </w:rPr>
                                  <w:t>I</w:t>
                                </w:r>
                                <w:r>
                                  <w:rPr>
                                    <w:rFonts w:ascii="Microsoft YaHei" w:hAnsi="Microsoft YaHei" w:cs="SimSun"/>
                                    <w:color w:val="333333"/>
                                    <w:kern w:val="24"/>
                                    <w:sz w:val="40"/>
                                    <w:szCs w:val="40"/>
                                  </w:rPr>
                                  <w:t>II</w:t>
                                </w:r>
                              </w:p>
                            </w:txbxContent>
                          </wps:txbx>
                          <wps:bodyPr wrap="square">
                            <a:noAutofit/>
                          </wps:bodyPr>
                        </wps:wsp>
                        <wps:wsp>
                          <wps:cNvPr id="66585" name="矩形 66585"/>
                          <wps:cNvSpPr>
                            <a:spLocks noChangeArrowheads="1"/>
                          </wps:cNvSpPr>
                          <wps:spPr bwMode="auto">
                            <a:xfrm>
                              <a:off x="183787" y="229749"/>
                              <a:ext cx="469065" cy="102974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A411EF" w14:textId="77777777" w:rsidR="00836DB1" w:rsidRDefault="00836DB1" w:rsidP="00322EF8">
                                <w:pPr>
                                  <w:textAlignment w:val="baseline"/>
                                </w:pPr>
                                <w:r>
                                  <w:rPr>
                                    <w:rFonts w:ascii="Microsoft YaHei" w:hAnsi="Microsoft YaHei" w:cs="SimSun"/>
                                    <w:color w:val="333333"/>
                                    <w:kern w:val="24"/>
                                    <w:sz w:val="40"/>
                                    <w:szCs w:val="40"/>
                                  </w:rPr>
                                  <w:t>I</w:t>
                                </w:r>
                              </w:p>
                            </w:txbxContent>
                          </wps:txbx>
                          <wps:bodyPr wrap="square">
                            <a:noAutofit/>
                          </wps:bodyPr>
                        </wps:wsp>
                        <wps:wsp>
                          <wps:cNvPr id="66586" name="矩形 66586"/>
                          <wps:cNvSpPr>
                            <a:spLocks noChangeArrowheads="1"/>
                          </wps:cNvSpPr>
                          <wps:spPr bwMode="auto">
                            <a:xfrm>
                              <a:off x="0" y="3529700"/>
                              <a:ext cx="989068" cy="102974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150BF50" w14:textId="77777777" w:rsidR="00836DB1" w:rsidRDefault="00836DB1" w:rsidP="00322EF8">
                                <w:pPr>
                                  <w:textAlignment w:val="baseline"/>
                                </w:pPr>
                                <w:r>
                                  <w:rPr>
                                    <w:rFonts w:ascii="Microsoft YaHei" w:hAnsi="Microsoft YaHei" w:cs="SimSun"/>
                                    <w:color w:val="333333"/>
                                    <w:kern w:val="24"/>
                                    <w:sz w:val="40"/>
                                    <w:szCs w:val="40"/>
                                  </w:rPr>
                                  <w:t>III</w:t>
                                </w:r>
                              </w:p>
                            </w:txbxContent>
                          </wps:txbx>
                          <wps:bodyPr wrap="square">
                            <a:noAutofit/>
                          </wps:bodyPr>
                        </wps:wsp>
                        <wps:wsp>
                          <wps:cNvPr id="66587" name="文本框 66587"/>
                          <wps:cNvSpPr txBox="1">
                            <a:spLocks noChangeArrowheads="1"/>
                          </wps:cNvSpPr>
                          <wps:spPr bwMode="auto">
                            <a:xfrm>
                              <a:off x="3351186" y="697797"/>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1C83076" w14:textId="77777777" w:rsidR="00836DB1" w:rsidRDefault="00836DB1" w:rsidP="00322EF8">
                                <w:pPr>
                                  <w:textAlignment w:val="baseline"/>
                                </w:pPr>
                                <w:r>
                                  <w:rPr>
                                    <w:rFonts w:ascii="Calibri" w:hAnsi="Calibri" w:cs="SimSun"/>
                                    <w:b/>
                                    <w:bCs/>
                                    <w:color w:val="000000" w:themeColor="text1"/>
                                    <w:kern w:val="24"/>
                                    <w:sz w:val="28"/>
                                    <w:szCs w:val="28"/>
                                  </w:rPr>
                                  <w:t>1</w:t>
                                </w:r>
                              </w:p>
                            </w:txbxContent>
                          </wps:txbx>
                          <wps:bodyPr wrap="square">
                            <a:noAutofit/>
                          </wps:bodyPr>
                        </wps:wsp>
                        <wps:wsp>
                          <wps:cNvPr id="66588" name="文本框 66588"/>
                          <wps:cNvSpPr txBox="1">
                            <a:spLocks noChangeArrowheads="1"/>
                          </wps:cNvSpPr>
                          <wps:spPr bwMode="auto">
                            <a:xfrm>
                              <a:off x="5169271" y="705206"/>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F7F4E2" w14:textId="77777777" w:rsidR="00836DB1" w:rsidRDefault="00836DB1" w:rsidP="00322EF8">
                                <w:pPr>
                                  <w:textAlignment w:val="baseline"/>
                                </w:pPr>
                                <w:r>
                                  <w:rPr>
                                    <w:rFonts w:ascii="Calibri" w:hAnsi="Calibri" w:cs="SimSun"/>
                                    <w:b/>
                                    <w:bCs/>
                                    <w:color w:val="000000" w:themeColor="text1"/>
                                    <w:kern w:val="24"/>
                                    <w:sz w:val="28"/>
                                    <w:szCs w:val="28"/>
                                  </w:rPr>
                                  <w:t>2</w:t>
                                </w:r>
                              </w:p>
                            </w:txbxContent>
                          </wps:txbx>
                          <wps:bodyPr wrap="square">
                            <a:noAutofit/>
                          </wps:bodyPr>
                        </wps:wsp>
                        <wps:wsp>
                          <wps:cNvPr id="66589" name="文本框 66589"/>
                          <wps:cNvSpPr txBox="1">
                            <a:spLocks noChangeArrowheads="1"/>
                          </wps:cNvSpPr>
                          <wps:spPr bwMode="auto">
                            <a:xfrm>
                              <a:off x="1028103" y="2695831"/>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E7A7006" w14:textId="77777777" w:rsidR="00836DB1" w:rsidRDefault="00836DB1" w:rsidP="00322EF8">
                                <w:pPr>
                                  <w:textAlignment w:val="baseline"/>
                                </w:pPr>
                                <w:r>
                                  <w:rPr>
                                    <w:rFonts w:ascii="Calibri" w:hAnsi="Calibri" w:cs="SimSun"/>
                                    <w:b/>
                                    <w:bCs/>
                                    <w:color w:val="000000" w:themeColor="text1"/>
                                    <w:kern w:val="24"/>
                                    <w:sz w:val="28"/>
                                    <w:szCs w:val="28"/>
                                  </w:rPr>
                                  <w:t>1</w:t>
                                </w:r>
                              </w:p>
                            </w:txbxContent>
                          </wps:txbx>
                          <wps:bodyPr wrap="square">
                            <a:noAutofit/>
                          </wps:bodyPr>
                        </wps:wsp>
                        <wps:wsp>
                          <wps:cNvPr id="66590" name="文本框 66590"/>
                          <wps:cNvSpPr txBox="1">
                            <a:spLocks noChangeArrowheads="1"/>
                          </wps:cNvSpPr>
                          <wps:spPr bwMode="auto">
                            <a:xfrm>
                              <a:off x="2582547" y="2672039"/>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A285B91" w14:textId="77777777" w:rsidR="00836DB1" w:rsidRDefault="00836DB1" w:rsidP="00322EF8">
                                <w:pPr>
                                  <w:textAlignment w:val="baseline"/>
                                </w:pPr>
                                <w:r>
                                  <w:rPr>
                                    <w:rFonts w:ascii="Calibri" w:hAnsi="Calibri" w:cs="SimSun"/>
                                    <w:b/>
                                    <w:bCs/>
                                    <w:color w:val="000000" w:themeColor="text1"/>
                                    <w:kern w:val="24"/>
                                    <w:sz w:val="28"/>
                                    <w:szCs w:val="28"/>
                                  </w:rPr>
                                  <w:t>2</w:t>
                                </w:r>
                              </w:p>
                            </w:txbxContent>
                          </wps:txbx>
                          <wps:bodyPr wrap="square">
                            <a:noAutofit/>
                          </wps:bodyPr>
                        </wps:wsp>
                        <wps:wsp>
                          <wps:cNvPr id="66591" name="文本框 66591"/>
                          <wps:cNvSpPr txBox="1">
                            <a:spLocks noChangeArrowheads="1"/>
                          </wps:cNvSpPr>
                          <wps:spPr bwMode="auto">
                            <a:xfrm>
                              <a:off x="1755082" y="4003216"/>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4D84CB" w14:textId="77777777" w:rsidR="00836DB1" w:rsidRDefault="00836DB1" w:rsidP="00322EF8">
                                <w:pPr>
                                  <w:textAlignment w:val="baseline"/>
                                </w:pPr>
                                <w:r>
                                  <w:rPr>
                                    <w:rFonts w:ascii="Calibri" w:hAnsi="Calibri" w:cs="SimSun"/>
                                    <w:b/>
                                    <w:bCs/>
                                    <w:color w:val="000000" w:themeColor="text1"/>
                                    <w:kern w:val="24"/>
                                    <w:sz w:val="28"/>
                                    <w:szCs w:val="28"/>
                                  </w:rPr>
                                  <w:t>1</w:t>
                                </w:r>
                              </w:p>
                            </w:txbxContent>
                          </wps:txbx>
                          <wps:bodyPr wrap="square">
                            <a:noAutofit/>
                          </wps:bodyPr>
                        </wps:wsp>
                        <wps:wsp>
                          <wps:cNvPr id="34852" name="文本框 34852"/>
                          <wps:cNvSpPr txBox="1">
                            <a:spLocks noChangeArrowheads="1"/>
                          </wps:cNvSpPr>
                          <wps:spPr bwMode="auto">
                            <a:xfrm>
                              <a:off x="4891458" y="3971638"/>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DEC45A6" w14:textId="77777777" w:rsidR="00836DB1" w:rsidRDefault="00836DB1" w:rsidP="00322EF8">
                                <w:pPr>
                                  <w:textAlignment w:val="baseline"/>
                                </w:pPr>
                                <w:r>
                                  <w:rPr>
                                    <w:rFonts w:ascii="Calibri" w:hAnsi="Calibri" w:cs="SimSun"/>
                                    <w:b/>
                                    <w:bCs/>
                                    <w:color w:val="000000" w:themeColor="text1"/>
                                    <w:kern w:val="24"/>
                                    <w:sz w:val="28"/>
                                    <w:szCs w:val="28"/>
                                  </w:rPr>
                                  <w:t>2</w:t>
                                </w:r>
                              </w:p>
                            </w:txbxContent>
                          </wps:txbx>
                          <wps:bodyPr wrap="square">
                            <a:noAutofit/>
                          </wps:bodyPr>
                        </wps:wsp>
                        <wps:wsp>
                          <wps:cNvPr id="34853" name="文本框 34853"/>
                          <wps:cNvSpPr txBox="1">
                            <a:spLocks noChangeArrowheads="1"/>
                          </wps:cNvSpPr>
                          <wps:spPr bwMode="auto">
                            <a:xfrm>
                              <a:off x="8312871" y="4004045"/>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C38CC58" w14:textId="77777777" w:rsidR="00836DB1" w:rsidRDefault="00836DB1" w:rsidP="00322EF8">
                                <w:pPr>
                                  <w:textAlignment w:val="baseline"/>
                                </w:pPr>
                                <w:r>
                                  <w:rPr>
                                    <w:rFonts w:ascii="Calibri" w:hAnsi="Calibri" w:cs="SimSun"/>
                                    <w:b/>
                                    <w:bCs/>
                                    <w:color w:val="000000" w:themeColor="text1"/>
                                    <w:kern w:val="24"/>
                                    <w:sz w:val="28"/>
                                    <w:szCs w:val="28"/>
                                  </w:rPr>
                                  <w:t>3</w:t>
                                </w:r>
                              </w:p>
                            </w:txbxContent>
                          </wps:txbx>
                          <wps:bodyPr wrap="square">
                            <a:noAutofit/>
                          </wps:bodyPr>
                        </wps:wsp>
                        <wps:wsp>
                          <wps:cNvPr id="34854" name="文本框 34854"/>
                          <wps:cNvSpPr txBox="1">
                            <a:spLocks noChangeArrowheads="1"/>
                          </wps:cNvSpPr>
                          <wps:spPr bwMode="auto">
                            <a:xfrm>
                              <a:off x="4340602" y="2696393"/>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041A0B" w14:textId="77777777" w:rsidR="00836DB1" w:rsidRDefault="00836DB1" w:rsidP="00322EF8">
                                <w:pPr>
                                  <w:textAlignment w:val="baseline"/>
                                </w:pPr>
                                <w:r>
                                  <w:rPr>
                                    <w:rFonts w:ascii="Calibri" w:hAnsi="Calibri" w:cs="SimSun"/>
                                    <w:b/>
                                    <w:bCs/>
                                    <w:color w:val="000000" w:themeColor="text1"/>
                                    <w:kern w:val="24"/>
                                    <w:sz w:val="28"/>
                                    <w:szCs w:val="28"/>
                                  </w:rPr>
                                  <w:t>3</w:t>
                                </w:r>
                              </w:p>
                            </w:txbxContent>
                          </wps:txbx>
                          <wps:bodyPr wrap="square">
                            <a:noAutofit/>
                          </wps:bodyPr>
                        </wps:wsp>
                        <wps:wsp>
                          <wps:cNvPr id="34855" name="文本框 34855"/>
                          <wps:cNvSpPr txBox="1">
                            <a:spLocks noChangeArrowheads="1"/>
                          </wps:cNvSpPr>
                          <wps:spPr bwMode="auto">
                            <a:xfrm>
                              <a:off x="5997940" y="2672596"/>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67FC2D" w14:textId="77777777" w:rsidR="00836DB1" w:rsidRDefault="00836DB1" w:rsidP="00322EF8">
                                <w:pPr>
                                  <w:textAlignment w:val="baseline"/>
                                </w:pPr>
                                <w:r>
                                  <w:rPr>
                                    <w:rFonts w:ascii="Calibri" w:hAnsi="Calibri" w:cs="SimSun"/>
                                    <w:b/>
                                    <w:bCs/>
                                    <w:color w:val="000000" w:themeColor="text1"/>
                                    <w:kern w:val="24"/>
                                    <w:sz w:val="28"/>
                                    <w:szCs w:val="28"/>
                                  </w:rPr>
                                  <w:t>4</w:t>
                                </w:r>
                              </w:p>
                            </w:txbxContent>
                          </wps:txbx>
                          <wps:bodyPr wrap="square">
                            <a:noAutofit/>
                          </wps:bodyPr>
                        </wps:wsp>
                        <wps:wsp>
                          <wps:cNvPr id="34856" name="文本框 34856"/>
                          <wps:cNvSpPr txBox="1">
                            <a:spLocks noChangeArrowheads="1"/>
                          </wps:cNvSpPr>
                          <wps:spPr bwMode="auto">
                            <a:xfrm>
                              <a:off x="7580606" y="2672596"/>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421E92" w14:textId="77777777" w:rsidR="00836DB1" w:rsidRDefault="00836DB1" w:rsidP="00322EF8">
                                <w:pPr>
                                  <w:textAlignment w:val="baseline"/>
                                </w:pPr>
                                <w:r>
                                  <w:rPr>
                                    <w:rFonts w:ascii="Calibri" w:hAnsi="Calibri" w:cs="SimSun"/>
                                    <w:b/>
                                    <w:bCs/>
                                    <w:color w:val="000000" w:themeColor="text1"/>
                                    <w:kern w:val="24"/>
                                    <w:sz w:val="28"/>
                                    <w:szCs w:val="28"/>
                                  </w:rPr>
                                  <w:t>5</w:t>
                                </w:r>
                              </w:p>
                            </w:txbxContent>
                          </wps:txbx>
                          <wps:bodyPr wrap="square">
                            <a:noAutofit/>
                          </wps:bodyPr>
                        </wps:wsp>
                        <wps:wsp>
                          <wps:cNvPr id="34857" name="文本框 34857"/>
                          <wps:cNvSpPr txBox="1">
                            <a:spLocks noChangeArrowheads="1"/>
                          </wps:cNvSpPr>
                          <wps:spPr bwMode="auto">
                            <a:xfrm>
                              <a:off x="9106835" y="2648272"/>
                              <a:ext cx="496793" cy="58976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9B80D0" w14:textId="77777777" w:rsidR="00836DB1" w:rsidRDefault="00836DB1" w:rsidP="00322EF8">
                                <w:pPr>
                                  <w:textAlignment w:val="baseline"/>
                                </w:pPr>
                                <w:r>
                                  <w:rPr>
                                    <w:rFonts w:ascii="Calibri" w:hAnsi="Calibri" w:cs="SimSun"/>
                                    <w:b/>
                                    <w:bCs/>
                                    <w:color w:val="000000" w:themeColor="text1"/>
                                    <w:kern w:val="24"/>
                                    <w:sz w:val="28"/>
                                    <w:szCs w:val="28"/>
                                  </w:rPr>
                                  <w:t>6</w:t>
                                </w:r>
                              </w:p>
                            </w:txbxContent>
                          </wps:txbx>
                          <wps:bodyPr wrap="square">
                            <a:noAutofit/>
                          </wps:bodyPr>
                        </wps:wsp>
                      </wpg:grpSp>
                      <wps:wsp>
                        <wps:cNvPr id="34858" name="直线连接符 34858"/>
                        <wps:cNvCnPr/>
                        <wps:spPr>
                          <a:xfrm flipH="1">
                            <a:off x="1550988" y="0"/>
                            <a:ext cx="465137" cy="512763"/>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59" name="直线连接符 34859"/>
                        <wps:cNvCnPr/>
                        <wps:spPr>
                          <a:xfrm flipH="1">
                            <a:off x="2605088" y="17463"/>
                            <a:ext cx="465137" cy="512762"/>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60" name="直线箭头连接符 34860"/>
                        <wps:cNvCnPr/>
                        <wps:spPr>
                          <a:xfrm flipV="1">
                            <a:off x="4127500" y="2449513"/>
                            <a:ext cx="252413" cy="176212"/>
                          </a:xfrm>
                          <a:prstGeom prst="straightConnector1">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DF610B" id="组 5" o:spid="_x0000_s1026" style="width:349.55pt;height:177.2pt;mso-position-horizontal-relative:char;mso-position-vertical-relative:line" coordorigin="" coordsize="54355,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">
                <v:group id="组 66562" o:spid="_x0000_s1027" style="position:absolute;top:777;width:54355;height:29322" coordorigin=",777" coordsize="96036,4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">
                  <v:rect id="矩形 66563" o:spid="_x0000_s1028" style="position:absolute;left:21653;top:20680;width:541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" fillcolor="black [3213]" strokecolor="black [3213]" strokeweight="2pt">
                    <v:textbox>
                      <w:txbxContent>
                        <w:p w14:paraId="75EB9146" w14:textId="77777777" w:rsidR="00836DB1" w:rsidRDefault="00836DB1" w:rsidP="00322EF8">
                          <w:pPr>
                            <w:rPr>
                              <w:rFonts w:cs="Times New Roman"/>
                            </w:rPr>
                          </w:pPr>
                        </w:p>
                      </w:txbxContent>
                    </v:textbox>
                  </v:rect>
                  <v:oval id="椭圆 66564" o:spid="_x0000_s1029" style="position:absolute;left:8751;top:20827;width:5385;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" fillcolor="white [3212]" strokecolor="black [3213]" strokeweight="2pt">
                    <v:textbox>
                      <w:txbxContent>
                        <w:p w14:paraId="693111FA" w14:textId="77777777" w:rsidR="00836DB1" w:rsidRDefault="00836DB1" w:rsidP="00322EF8">
                          <w:pPr>
                            <w:rPr>
                              <w:rFonts w:cs="Times New Roman"/>
                            </w:rPr>
                          </w:pPr>
                        </w:p>
                      </w:txbxContent>
                    </v:textbox>
                  </v:oval>
                  <v:rect id="矩形 66565" o:spid="_x0000_s1030" style="position:absolute;left:54470;top:20680;width:541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" fillcolor="white [3212]" strokecolor="black [3213]" strokeweight="2pt">
                    <v:textbox>
                      <w:txbxContent>
                        <w:p w14:paraId="1A8BA539" w14:textId="77777777" w:rsidR="00836DB1" w:rsidRDefault="00836DB1" w:rsidP="00322EF8">
                          <w:pPr>
                            <w:rPr>
                              <w:rFonts w:cs="Times New Roman"/>
                            </w:rPr>
                          </w:pPr>
                        </w:p>
                      </w:txbxContent>
                    </v:textbox>
                  </v:rect>
                  <v:rect id="矩形 66566" o:spid="_x0000_s1031" style="position:absolute;left:89642;top:20998;width:5414;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" fillcolor="white [3212]" strokecolor="black [3213]" strokeweight="2pt">
                    <v:textbox>
                      <w:txbxContent>
                        <w:p w14:paraId="7A4E49C7" w14:textId="77777777" w:rsidR="00836DB1" w:rsidRDefault="00836DB1" w:rsidP="00322EF8">
                          <w:pPr>
                            <w:rPr>
                              <w:rFonts w:cs="Times New Roman"/>
                            </w:rPr>
                          </w:pPr>
                        </w:p>
                      </w:txbxContent>
                    </v:textbox>
                  </v:rect>
                  <v:rect id="矩形 66567" o:spid="_x0000_s1032" style="position:absolute;left:28777;top:777;width:5385;height:5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" fillcolor="white [3212]" strokecolor="black [3213]" strokeweight="2pt">
                    <v:textbox>
                      <w:txbxContent>
                        <w:p w14:paraId="287161D6" w14:textId="77777777" w:rsidR="00836DB1" w:rsidRDefault="00836DB1" w:rsidP="00322EF8">
                          <w:pPr>
                            <w:rPr>
                              <w:rFonts w:cs="Times New Roman"/>
                            </w:rPr>
                          </w:pPr>
                        </w:p>
                      </w:txbxContent>
                    </v:textbox>
                  </v:rect>
                  <v:rect id="矩形 66568" o:spid="_x0000_s1033" style="position:absolute;left:46532;top:34250;width:5413;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" fillcolor="white [3212]" strokecolor="black [3213]" strokeweight="2pt">
                    <v:textbox>
                      <w:txbxContent>
                        <w:p w14:paraId="20C3230A" w14:textId="77777777" w:rsidR="00836DB1" w:rsidRDefault="00836DB1" w:rsidP="00322EF8">
                          <w:pPr>
                            <w:rPr>
                              <w:rFonts w:cs="Times New Roman"/>
                            </w:rPr>
                          </w:pPr>
                        </w:p>
                      </w:txbxContent>
                    </v:textbox>
                  </v:rect>
                  <v:rect id="矩形 66569" o:spid="_x0000_s1034" style="position:absolute;left:15286;top:34103;width:5385;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" fillcolor="white [3212]" strokecolor="black [3213]" strokeweight="2pt">
                    <v:textbox>
                      <w:txbxContent>
                        <w:p w14:paraId="7923F75E" w14:textId="77777777" w:rsidR="00836DB1" w:rsidRDefault="00836DB1" w:rsidP="00322EF8">
                          <w:pPr>
                            <w:rPr>
                              <w:rFonts w:cs="Times New Roman"/>
                            </w:rPr>
                          </w:pPr>
                        </w:p>
                      </w:txbxContent>
                    </v:textbox>
                  </v:rect>
                  <v:oval id="椭圆 66570" o:spid="_x0000_s1035" style="position:absolute;left:68999;top:20998;width:5413;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" fillcolor="black [3213]" strokecolor="black [3213]" strokeweight="2pt">
                    <v:textbox>
                      <w:txbxContent>
                        <w:p w14:paraId="73D5CEF3" w14:textId="77777777" w:rsidR="00836DB1" w:rsidRDefault="00836DB1" w:rsidP="00322EF8">
                          <w:pPr>
                            <w:rPr>
                              <w:rFonts w:cs="Times New Roman"/>
                            </w:rPr>
                          </w:pPr>
                        </w:p>
                      </w:txbxContent>
                    </v:textbox>
                  </v:oval>
                  <v:oval id="椭圆 66571" o:spid="_x0000_s1036" style="position:absolute;left:38117;top:20680;width:538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" fillcolor="white [3212]" strokecolor="black [3213]" strokeweight="2pt">
                    <v:textbox>
                      <w:txbxContent>
                        <w:p w14:paraId="6C713F94" w14:textId="77777777" w:rsidR="00836DB1" w:rsidRDefault="00836DB1" w:rsidP="00322EF8">
                          <w:pPr>
                            <w:rPr>
                              <w:rFonts w:cs="Times New Roman"/>
                            </w:rPr>
                          </w:pPr>
                        </w:p>
                      </w:txbxContent>
                    </v:textbox>
                  </v:oval>
                  <v:oval id="椭圆 66572" o:spid="_x0000_s1037" style="position:absolute;left:79825;top:34250;width:538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" fillcolor="black [3213]" strokecolor="black [3213]" strokeweight="2pt">
                    <v:textbox>
                      <w:txbxContent>
                        <w:p w14:paraId="4FA101FB" w14:textId="77777777" w:rsidR="00836DB1" w:rsidRDefault="00836DB1" w:rsidP="00322EF8">
                          <w:pPr>
                            <w:rPr>
                              <w:rFonts w:cs="Times New Roman"/>
                            </w:rPr>
                          </w:pPr>
                        </w:p>
                      </w:txbxContent>
                    </v:textbox>
                  </v:oval>
                  <v:line id="直线连接符 66573" o:spid="_x0000_s1038" style="position:absolute;visibility:visible;mso-wrap-style:square" from="34162,3467" to="48804,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" strokecolor="black [3213]" strokeweight="2pt"/>
                  <v:line id="直线连接符 66574" o:spid="_x0000_s1039" style="position:absolute;flip:x;visibility:visible;mso-wrap-style:square" from="40810,3467" to="40866,2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" strokecolor="black [3213]" strokeweight="2pt"/>
                  <v:shapetype id="_x0000_t33" coordsize="21600,21600" o:spt="33" o:oned="t" path="m,l21600,r,21600e" filled="f">
                    <v:stroke joinstyle="miter"/>
                    <v:path arrowok="t" fillok="f" o:connecttype="none"/>
                    <o:lock v:ext="edit" shapetype="t"/>
                  </v:shapetype>
                  <v:shape id="肘形连接符 66575" o:spid="_x0000_s1040" type="#_x0000_t33" style="position:absolute;left:23364;top:12587;width:17839;height:789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" strokecolor="black [3213]" strokeweight="2pt"/>
                  <v:shape id="肘形连接符 66576" o:spid="_x0000_s1041" type="#_x0000_t33" style="position:absolute;left:37248;top:12611;width:33209;height:83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" strokecolor="black [3213]" strokeweight="2pt"/>
                  <v:line id="直线连接符 66577" o:spid="_x0000_s1042" style="position:absolute;flip:x y;visibility:visible;mso-wrap-style:square" from="14136,23541" to="21653,2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" strokecolor="black [3213]" strokeweight="2pt"/>
                  <v:line id="直线连接符 66578" o:spid="_x0000_s1043" style="position:absolute;visibility:visible;mso-wrap-style:square" from="18315,23541" to="18371,34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" strokecolor="black [3213]" strokeweight="2pt"/>
                  <v:line id="直线连接符 66579" o:spid="_x0000_s1044" style="position:absolute;visibility:visible;mso-wrap-style:square" from="43503,23369" to="54470,2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" strokecolor="black [3213]" strokeweight="2pt"/>
                  <v:line id="直线连接符 66580" o:spid="_x0000_s1045" style="position:absolute;visibility:visible;mso-wrap-style:square" from="49645,23369" to="49645,3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" strokecolor="black [3213]" strokeweight="2pt"/>
                  <v:line id="直线连接符 66581" o:spid="_x0000_s1046" style="position:absolute;visibility:visible;mso-wrap-style:square" from="74412,23687" to="89642,2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" strokecolor="black [3213]" strokeweight="2pt"/>
                  <v:line id="直线连接符 66582" o:spid="_x0000_s1047" style="position:absolute;visibility:visible;mso-wrap-style:square" from="82125,23687" to="82125,3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" strokecolor="black [3213]" strokeweight="2pt"/>
                  <v:oval id="椭圆 66583" o:spid="_x0000_s1048" style="position:absolute;left:47373;top:900;width:5414;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" fillcolor="black [3213]" strokecolor="black [3213]" strokeweight="2pt">
                    <v:textbox>
                      <w:txbxContent>
                        <w:p w14:paraId="6ED5E5B4" w14:textId="77777777" w:rsidR="00836DB1" w:rsidRDefault="00836DB1" w:rsidP="00322EF8">
                          <w:pPr>
                            <w:rPr>
                              <w:rFonts w:cs="Times New Roman"/>
                            </w:rPr>
                          </w:pPr>
                        </w:p>
                      </w:txbxContent>
                    </v:textbox>
                  </v:oval>
                  <v:rect id="矩形 66584" o:spid="_x0000_s1049" style="position:absolute;left:320;top:20848;width:9570;height:1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" filled="f" stroked="f">
                    <v:textbox>
                      <w:txbxContent>
                        <w:p w14:paraId="1EDA1D55" w14:textId="4D2D877A" w:rsidR="00836DB1" w:rsidRDefault="00836DB1" w:rsidP="00322EF8">
                          <w:pPr>
                            <w:textAlignment w:val="baseline"/>
                          </w:pPr>
                          <w:r>
                            <w:rPr>
                              <w:rFonts w:ascii="Microsoft YaHei" w:hAnsi="Microsoft YaHei" w:cs="SimSun" w:hint="eastAsia"/>
                              <w:color w:val="333333"/>
                              <w:kern w:val="24"/>
                              <w:sz w:val="40"/>
                              <w:szCs w:val="40"/>
                            </w:rPr>
                            <w:t>I</w:t>
                          </w:r>
                          <w:r>
                            <w:rPr>
                              <w:rFonts w:ascii="Microsoft YaHei" w:hAnsi="Microsoft YaHei" w:cs="SimSun"/>
                              <w:color w:val="333333"/>
                              <w:kern w:val="24"/>
                              <w:sz w:val="40"/>
                              <w:szCs w:val="40"/>
                            </w:rPr>
                            <w:t>II</w:t>
                          </w:r>
                        </w:p>
                      </w:txbxContent>
                    </v:textbox>
                  </v:rect>
                  <v:rect id="矩形 66585" o:spid="_x0000_s1050" style="position:absolute;left:1837;top:2297;width:4691;height:1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" filled="f" stroked="f">
                    <v:textbox>
                      <w:txbxContent>
                        <w:p w14:paraId="30A411EF" w14:textId="77777777" w:rsidR="00836DB1" w:rsidRDefault="00836DB1" w:rsidP="00322EF8">
                          <w:pPr>
                            <w:textAlignment w:val="baseline"/>
                          </w:pPr>
                          <w:r>
                            <w:rPr>
                              <w:rFonts w:ascii="Microsoft YaHei" w:hAnsi="Microsoft YaHei" w:cs="SimSun"/>
                              <w:color w:val="333333"/>
                              <w:kern w:val="24"/>
                              <w:sz w:val="40"/>
                              <w:szCs w:val="40"/>
                            </w:rPr>
                            <w:t>I</w:t>
                          </w:r>
                        </w:p>
                      </w:txbxContent>
                    </v:textbox>
                  </v:rect>
                  <v:rect id="矩形 66586" o:spid="_x0000_s1051" style="position:absolute;top:35297;width:9890;height:1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" filled="f" stroked="f">
                    <v:textbox>
                      <w:txbxContent>
                        <w:p w14:paraId="2150BF50" w14:textId="77777777" w:rsidR="00836DB1" w:rsidRDefault="00836DB1" w:rsidP="00322EF8">
                          <w:pPr>
                            <w:textAlignment w:val="baseline"/>
                          </w:pPr>
                          <w:r>
                            <w:rPr>
                              <w:rFonts w:ascii="Microsoft YaHei" w:hAnsi="Microsoft YaHei" w:cs="SimSun"/>
                              <w:color w:val="333333"/>
                              <w:kern w:val="24"/>
                              <w:sz w:val="40"/>
                              <w:szCs w:val="40"/>
                            </w:rPr>
                            <w:t>III</w:t>
                          </w:r>
                        </w:p>
                      </w:txbxContent>
                    </v:textbox>
                  </v:rect>
                  <v:shapetype id="_x0000_t202" coordsize="21600,21600" o:spt="202" path="m,l,21600r21600,l21600,xe">
                    <v:stroke joinstyle="miter"/>
                    <v:path gradientshapeok="t" o:connecttype="rect"/>
                  </v:shapetype>
                  <v:shape id="文本框 66587" o:spid="_x0000_s1052" type="#_x0000_t202" style="position:absolute;left:33511;top:6977;width:4968;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" filled="f" stroked="f">
                    <v:textbox>
                      <w:txbxContent>
                        <w:p w14:paraId="31C83076" w14:textId="77777777" w:rsidR="00836DB1" w:rsidRDefault="00836DB1" w:rsidP="00322EF8">
                          <w:pPr>
                            <w:textAlignment w:val="baseline"/>
                          </w:pPr>
                          <w:r>
                            <w:rPr>
                              <w:rFonts w:ascii="Calibri" w:hAnsi="Calibri" w:cs="SimSun"/>
                              <w:b/>
                              <w:bCs/>
                              <w:color w:val="000000" w:themeColor="text1"/>
                              <w:kern w:val="24"/>
                              <w:sz w:val="28"/>
                              <w:szCs w:val="28"/>
                            </w:rPr>
                            <w:t>1</w:t>
                          </w:r>
                        </w:p>
                      </w:txbxContent>
                    </v:textbox>
                  </v:shape>
                  <v:shape id="文本框 66588" o:spid="_x0000_s1053" type="#_x0000_t202" style="position:absolute;left:51692;top:7052;width:4968;height:5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" filled="f" stroked="f">
                    <v:textbox>
                      <w:txbxContent>
                        <w:p w14:paraId="67F7F4E2" w14:textId="77777777" w:rsidR="00836DB1" w:rsidRDefault="00836DB1" w:rsidP="00322EF8">
                          <w:pPr>
                            <w:textAlignment w:val="baseline"/>
                          </w:pPr>
                          <w:r>
                            <w:rPr>
                              <w:rFonts w:ascii="Calibri" w:hAnsi="Calibri" w:cs="SimSun"/>
                              <w:b/>
                              <w:bCs/>
                              <w:color w:val="000000" w:themeColor="text1"/>
                              <w:kern w:val="24"/>
                              <w:sz w:val="28"/>
                              <w:szCs w:val="28"/>
                            </w:rPr>
                            <w:t>2</w:t>
                          </w:r>
                        </w:p>
                      </w:txbxContent>
                    </v:textbox>
                  </v:shape>
                  <v:shape id="文本框 66589" o:spid="_x0000_s1054" type="#_x0000_t202" style="position:absolute;left:10281;top:26958;width:4967;height:5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" filled="f" stroked="f">
                    <v:textbox>
                      <w:txbxContent>
                        <w:p w14:paraId="2E7A7006" w14:textId="77777777" w:rsidR="00836DB1" w:rsidRDefault="00836DB1" w:rsidP="00322EF8">
                          <w:pPr>
                            <w:textAlignment w:val="baseline"/>
                          </w:pPr>
                          <w:r>
                            <w:rPr>
                              <w:rFonts w:ascii="Calibri" w:hAnsi="Calibri" w:cs="SimSun"/>
                              <w:b/>
                              <w:bCs/>
                              <w:color w:val="000000" w:themeColor="text1"/>
                              <w:kern w:val="24"/>
                              <w:sz w:val="28"/>
                              <w:szCs w:val="28"/>
                            </w:rPr>
                            <w:t>1</w:t>
                          </w:r>
                        </w:p>
                      </w:txbxContent>
                    </v:textbox>
                  </v:shape>
                  <v:shape id="文本框 66590" o:spid="_x0000_s1055" type="#_x0000_t202" style="position:absolute;left:25825;top:26720;width:4968;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" filled="f" stroked="f">
                    <v:textbox>
                      <w:txbxContent>
                        <w:p w14:paraId="2A285B91" w14:textId="77777777" w:rsidR="00836DB1" w:rsidRDefault="00836DB1" w:rsidP="00322EF8">
                          <w:pPr>
                            <w:textAlignment w:val="baseline"/>
                          </w:pPr>
                          <w:r>
                            <w:rPr>
                              <w:rFonts w:ascii="Calibri" w:hAnsi="Calibri" w:cs="SimSun"/>
                              <w:b/>
                              <w:bCs/>
                              <w:color w:val="000000" w:themeColor="text1"/>
                              <w:kern w:val="24"/>
                              <w:sz w:val="28"/>
                              <w:szCs w:val="28"/>
                            </w:rPr>
                            <w:t>2</w:t>
                          </w:r>
                        </w:p>
                      </w:txbxContent>
                    </v:textbox>
                  </v:shape>
                  <v:shape id="文本框 66591" o:spid="_x0000_s1056" type="#_x0000_t202" style="position:absolute;left:17550;top:40032;width:4968;height:5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" filled="f" stroked="f">
                    <v:textbox>
                      <w:txbxContent>
                        <w:p w14:paraId="694D84CB" w14:textId="77777777" w:rsidR="00836DB1" w:rsidRDefault="00836DB1" w:rsidP="00322EF8">
                          <w:pPr>
                            <w:textAlignment w:val="baseline"/>
                          </w:pPr>
                          <w:r>
                            <w:rPr>
                              <w:rFonts w:ascii="Calibri" w:hAnsi="Calibri" w:cs="SimSun"/>
                              <w:b/>
                              <w:bCs/>
                              <w:color w:val="000000" w:themeColor="text1"/>
                              <w:kern w:val="24"/>
                              <w:sz w:val="28"/>
                              <w:szCs w:val="28"/>
                            </w:rPr>
                            <w:t>1</w:t>
                          </w:r>
                        </w:p>
                      </w:txbxContent>
                    </v:textbox>
                  </v:shape>
                  <v:shape id="文本框 34852" o:spid="_x0000_s1057" type="#_x0000_t202" style="position:absolute;left:48914;top:39716;width:4968;height:5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" filled="f" stroked="f">
                    <v:textbox>
                      <w:txbxContent>
                        <w:p w14:paraId="5DEC45A6" w14:textId="77777777" w:rsidR="00836DB1" w:rsidRDefault="00836DB1" w:rsidP="00322EF8">
                          <w:pPr>
                            <w:textAlignment w:val="baseline"/>
                          </w:pPr>
                          <w:r>
                            <w:rPr>
                              <w:rFonts w:ascii="Calibri" w:hAnsi="Calibri" w:cs="SimSun"/>
                              <w:b/>
                              <w:bCs/>
                              <w:color w:val="000000" w:themeColor="text1"/>
                              <w:kern w:val="24"/>
                              <w:sz w:val="28"/>
                              <w:szCs w:val="28"/>
                            </w:rPr>
                            <w:t>2</w:t>
                          </w:r>
                        </w:p>
                      </w:txbxContent>
                    </v:textbox>
                  </v:shape>
                  <v:shape id="文本框 34853" o:spid="_x0000_s1058" type="#_x0000_t202" style="position:absolute;left:83128;top:40040;width:4968;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" filled="f" stroked="f">
                    <v:textbox>
                      <w:txbxContent>
                        <w:p w14:paraId="4C38CC58" w14:textId="77777777" w:rsidR="00836DB1" w:rsidRDefault="00836DB1" w:rsidP="00322EF8">
                          <w:pPr>
                            <w:textAlignment w:val="baseline"/>
                          </w:pPr>
                          <w:r>
                            <w:rPr>
                              <w:rFonts w:ascii="Calibri" w:hAnsi="Calibri" w:cs="SimSun"/>
                              <w:b/>
                              <w:bCs/>
                              <w:color w:val="000000" w:themeColor="text1"/>
                              <w:kern w:val="24"/>
                              <w:sz w:val="28"/>
                              <w:szCs w:val="28"/>
                            </w:rPr>
                            <w:t>3</w:t>
                          </w:r>
                        </w:p>
                      </w:txbxContent>
                    </v:textbox>
                  </v:shape>
                  <v:shape id="文本框 34854" o:spid="_x0000_s1059" type="#_x0000_t202" style="position:absolute;left:43406;top:26963;width:4967;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" filled="f" stroked="f">
                    <v:textbox>
                      <w:txbxContent>
                        <w:p w14:paraId="3A041A0B" w14:textId="77777777" w:rsidR="00836DB1" w:rsidRDefault="00836DB1" w:rsidP="00322EF8">
                          <w:pPr>
                            <w:textAlignment w:val="baseline"/>
                          </w:pPr>
                          <w:r>
                            <w:rPr>
                              <w:rFonts w:ascii="Calibri" w:hAnsi="Calibri" w:cs="SimSun"/>
                              <w:b/>
                              <w:bCs/>
                              <w:color w:val="000000" w:themeColor="text1"/>
                              <w:kern w:val="24"/>
                              <w:sz w:val="28"/>
                              <w:szCs w:val="28"/>
                            </w:rPr>
                            <w:t>3</w:t>
                          </w:r>
                        </w:p>
                      </w:txbxContent>
                    </v:textbox>
                  </v:shape>
                  <v:shape id="文本框 34855" o:spid="_x0000_s1060" type="#_x0000_t202" style="position:absolute;left:59979;top:26725;width:4968;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" filled="f" stroked="f">
                    <v:textbox>
                      <w:txbxContent>
                        <w:p w14:paraId="4A67FC2D" w14:textId="77777777" w:rsidR="00836DB1" w:rsidRDefault="00836DB1" w:rsidP="00322EF8">
                          <w:pPr>
                            <w:textAlignment w:val="baseline"/>
                          </w:pPr>
                          <w:r>
                            <w:rPr>
                              <w:rFonts w:ascii="Calibri" w:hAnsi="Calibri" w:cs="SimSun"/>
                              <w:b/>
                              <w:bCs/>
                              <w:color w:val="000000" w:themeColor="text1"/>
                              <w:kern w:val="24"/>
                              <w:sz w:val="28"/>
                              <w:szCs w:val="28"/>
                            </w:rPr>
                            <w:t>4</w:t>
                          </w:r>
                        </w:p>
                      </w:txbxContent>
                    </v:textbox>
                  </v:shape>
                  <v:shape id="文本框 34856" o:spid="_x0000_s1061" type="#_x0000_t202" style="position:absolute;left:75806;top:26725;width:4967;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" filled="f" stroked="f">
                    <v:textbox>
                      <w:txbxContent>
                        <w:p w14:paraId="12421E92" w14:textId="77777777" w:rsidR="00836DB1" w:rsidRDefault="00836DB1" w:rsidP="00322EF8">
                          <w:pPr>
                            <w:textAlignment w:val="baseline"/>
                          </w:pPr>
                          <w:r>
                            <w:rPr>
                              <w:rFonts w:ascii="Calibri" w:hAnsi="Calibri" w:cs="SimSun"/>
                              <w:b/>
                              <w:bCs/>
                              <w:color w:val="000000" w:themeColor="text1"/>
                              <w:kern w:val="24"/>
                              <w:sz w:val="28"/>
                              <w:szCs w:val="28"/>
                            </w:rPr>
                            <w:t>5</w:t>
                          </w:r>
                        </w:p>
                      </w:txbxContent>
                    </v:textbox>
                  </v:shape>
                  <v:shape id="文本框 34857" o:spid="_x0000_s1062" type="#_x0000_t202" style="position:absolute;left:91068;top:26482;width:4968;height:5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" filled="f" stroked="f">
                    <v:textbox>
                      <w:txbxContent>
                        <w:p w14:paraId="0D9B80D0" w14:textId="77777777" w:rsidR="00836DB1" w:rsidRDefault="00836DB1" w:rsidP="00322EF8">
                          <w:pPr>
                            <w:textAlignment w:val="baseline"/>
                          </w:pPr>
                          <w:r>
                            <w:rPr>
                              <w:rFonts w:ascii="Calibri" w:hAnsi="Calibri" w:cs="SimSun"/>
                              <w:b/>
                              <w:bCs/>
                              <w:color w:val="000000" w:themeColor="text1"/>
                              <w:kern w:val="24"/>
                              <w:sz w:val="28"/>
                              <w:szCs w:val="28"/>
                            </w:rPr>
                            <w:t>6</w:t>
                          </w:r>
                        </w:p>
                      </w:txbxContent>
                    </v:textbox>
                  </v:shape>
                </v:group>
                <v:line id="直线连接符 34858" o:spid="_x0000_s1063" style="position:absolute;flip:x;visibility:visible;mso-wrap-style:square" from="15509,0" to="2016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" strokecolor="black [3213]" strokeweight="2pt"/>
                <v:line id="直线连接符 34859" o:spid="_x0000_s1064" style="position:absolute;flip:x;visibility:visible;mso-wrap-style:square" from="26050,174" to="30702,5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" strokecolor="black [3213]" strokeweight="2pt"/>
                <v:shapetype id="_x0000_t32" coordsize="21600,21600" o:spt="32" o:oned="t" path="m,l21600,21600e" filled="f">
                  <v:path arrowok="t" fillok="f" o:connecttype="none"/>
                  <o:lock v:ext="edit" shapetype="t"/>
                </v:shapetype>
                <v:shape id="直线箭头连接符 34860" o:spid="_x0000_s1065" type="#_x0000_t32" style="position:absolute;left:41275;top:24495;width:2524;height:1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" strokecolor="black [3213]" strokeweight="4pt">
                  <v:stroke endarrow="block"/>
                </v:shape>
                <w10:anchorlock/>
              </v:group>
            </w:pict>
          </mc:Fallback>
        </mc:AlternateContent>
      </w:r>
    </w:p>
    <w:p w14:paraId="79F1F154" w14:textId="4BD8FD54" w:rsidR="00322EF8" w:rsidRPr="009D13F1" w:rsidDel="006666B9" w:rsidRDefault="00322EF8" w:rsidP="009060CA">
      <w:pPr>
        <w:rPr>
          <w:del w:id="37" w:author="Guo, Shicheng" w:date="2019-09-27T09:51:00Z"/>
          <w:rFonts w:ascii="Arial" w:hAnsi="Arial" w:cs="Arial"/>
          <w:sz w:val="22"/>
          <w:szCs w:val="22"/>
        </w:rPr>
      </w:pPr>
      <w:del w:id="38" w:author="Guo, Shicheng" w:date="2019-09-27T09:51:00Z">
        <w:r w:rsidRPr="009D13F1" w:rsidDel="006666B9">
          <w:rPr>
            <w:rFonts w:ascii="Arial" w:hAnsi="Arial" w:cs="Arial"/>
            <w:sz w:val="22"/>
            <w:szCs w:val="22"/>
          </w:rPr>
          <w:delText xml:space="preserve">                  Figure 1. Pedigree structure</w:delText>
        </w:r>
      </w:del>
    </w:p>
    <w:p w14:paraId="51C41136" w14:textId="2E0C390C" w:rsidR="00322EF8" w:rsidRDefault="006666B9" w:rsidP="009060CA">
      <w:pPr>
        <w:rPr>
          <w:rFonts w:ascii="Arial" w:hAnsi="Arial" w:cs="Arial"/>
          <w:sz w:val="22"/>
          <w:szCs w:val="22"/>
        </w:rPr>
      </w:pPr>
      <w:ins w:id="39" w:author="Guo, Shicheng" w:date="2019-09-27T09:51:00Z">
        <w:r w:rsidRPr="006F7ACB">
          <w:rPr>
            <w:rFonts w:ascii="Arial" w:hAnsi="Arial" w:cs="Arial"/>
            <w:sz w:val="22"/>
            <w:szCs w:val="22"/>
          </w:rPr>
          <w:t>Figure 1. Pedigree structure</w:t>
        </w:r>
        <w:r>
          <w:rPr>
            <w:rFonts w:ascii="Arial" w:hAnsi="Arial" w:cs="Arial"/>
            <w:sz w:val="22"/>
            <w:szCs w:val="22"/>
          </w:rPr>
          <w:t xml:space="preserve">. Square indicates male individual while circle indicates male individuals. Black filled individuals are affects while non-filled individuals are unaffect individuals. Black arrow shows proband and forward slash indicates the individuals died. I1 and I2 </w:t>
        </w:r>
        <w:proofErr w:type="gramStart"/>
        <w:r>
          <w:rPr>
            <w:rFonts w:ascii="Arial" w:hAnsi="Arial" w:cs="Arial"/>
            <w:sz w:val="22"/>
            <w:szCs w:val="22"/>
          </w:rPr>
          <w:t>were died</w:t>
        </w:r>
        <w:proofErr w:type="gramEnd"/>
        <w:r>
          <w:rPr>
            <w:rFonts w:ascii="Arial" w:hAnsi="Arial" w:cs="Arial"/>
            <w:sz w:val="22"/>
            <w:szCs w:val="22"/>
          </w:rPr>
          <w:t xml:space="preserve"> when they are </w:t>
        </w:r>
        <w:r w:rsidRPr="00FF2DCD">
          <w:rPr>
            <w:rFonts w:ascii="Arial" w:hAnsi="Arial" w:cs="Arial"/>
            <w:sz w:val="22"/>
            <w:szCs w:val="22"/>
            <w:highlight w:val="yellow"/>
          </w:rPr>
          <w:t>xx</w:t>
        </w:r>
        <w:r>
          <w:rPr>
            <w:rFonts w:ascii="Arial" w:hAnsi="Arial" w:cs="Arial"/>
            <w:sz w:val="22"/>
            <w:szCs w:val="22"/>
          </w:rPr>
          <w:t xml:space="preserve"> and 88 years old.</w:t>
        </w:r>
      </w:ins>
    </w:p>
    <w:p w14:paraId="603508FB" w14:textId="6DA67E57" w:rsidR="00D00895" w:rsidRDefault="00D00895" w:rsidP="009060CA">
      <w:pPr>
        <w:rPr>
          <w:rFonts w:ascii="Arial" w:hAnsi="Arial" w:cs="Arial"/>
          <w:sz w:val="22"/>
          <w:szCs w:val="22"/>
        </w:rPr>
      </w:pPr>
    </w:p>
    <w:p w14:paraId="2749C4CC" w14:textId="5E7B4A5E" w:rsidR="00D00895" w:rsidDel="006666B9" w:rsidRDefault="00D00895" w:rsidP="009060CA">
      <w:pPr>
        <w:rPr>
          <w:del w:id="40" w:author="Guo, Shicheng" w:date="2019-09-27T09:51:00Z"/>
          <w:rFonts w:ascii="Arial" w:hAnsi="Arial" w:cs="Arial"/>
          <w:sz w:val="22"/>
          <w:szCs w:val="22"/>
        </w:rPr>
      </w:pPr>
    </w:p>
    <w:p w14:paraId="7136BB79" w14:textId="3AE0E399" w:rsidR="00D00895" w:rsidDel="006666B9" w:rsidRDefault="00D00895" w:rsidP="009060CA">
      <w:pPr>
        <w:rPr>
          <w:del w:id="41" w:author="Guo, Shicheng" w:date="2019-09-27T09:51:00Z"/>
          <w:rFonts w:ascii="Arial" w:hAnsi="Arial" w:cs="Arial"/>
          <w:sz w:val="22"/>
          <w:szCs w:val="22"/>
        </w:rPr>
      </w:pPr>
    </w:p>
    <w:p w14:paraId="61379486" w14:textId="77777777" w:rsidR="00D00895" w:rsidRPr="009D13F1" w:rsidRDefault="00D00895" w:rsidP="009060CA">
      <w:pPr>
        <w:rPr>
          <w:rFonts w:ascii="Arial" w:hAnsi="Arial" w:cs="Arial"/>
          <w:sz w:val="22"/>
          <w:szCs w:val="22"/>
        </w:rPr>
      </w:pPr>
    </w:p>
    <w:p w14:paraId="69D51B75" w14:textId="77777777" w:rsidR="00322EF8" w:rsidRPr="006F7ACB" w:rsidRDefault="00322EF8" w:rsidP="009060CA">
      <w:pPr>
        <w:jc w:val="center"/>
        <w:rPr>
          <w:rFonts w:ascii="Arial" w:hAnsi="Arial" w:cs="Arial"/>
          <w:sz w:val="16"/>
          <w:szCs w:val="22"/>
        </w:rPr>
      </w:pPr>
      <w:r w:rsidRPr="006F7ACB">
        <w:rPr>
          <w:rFonts w:ascii="Arial" w:hAnsi="Arial" w:cs="Arial"/>
          <w:sz w:val="16"/>
          <w:szCs w:val="22"/>
        </w:rPr>
        <w:t>Table 1. Pedigree basic information</w:t>
      </w:r>
    </w:p>
    <w:tbl>
      <w:tblPr>
        <w:tblStyle w:val="TableGrid"/>
        <w:tblW w:w="9859" w:type="dxa"/>
        <w:jc w:val="center"/>
        <w:tblBorders>
          <w:left w:val="none" w:sz="0" w:space="0" w:color="auto"/>
          <w:right w:val="none" w:sz="0" w:space="0" w:color="auto"/>
          <w:insideH w:val="none" w:sz="0" w:space="0" w:color="auto"/>
        </w:tblBorders>
        <w:tblLook w:val="04A0" w:firstRow="1" w:lastRow="0" w:firstColumn="1" w:lastColumn="0" w:noHBand="0" w:noVBand="1"/>
        <w:tblPrChange w:id="42" w:author="Guo, Shicheng" w:date="2019-09-27T09:53:00Z">
          <w:tblPr>
            <w:tblStyle w:val="TableGrid"/>
            <w:tblW w:w="9859" w:type="dxa"/>
            <w:jc w:val="center"/>
            <w:tblBorders>
              <w:left w:val="none" w:sz="0" w:space="0" w:color="auto"/>
              <w:right w:val="none" w:sz="0" w:space="0" w:color="auto"/>
              <w:insideH w:val="none" w:sz="0" w:space="0" w:color="auto"/>
            </w:tblBorders>
            <w:tblLook w:val="04A0" w:firstRow="1" w:lastRow="0" w:firstColumn="1" w:lastColumn="0" w:noHBand="0" w:noVBand="1"/>
          </w:tblPr>
        </w:tblPrChange>
      </w:tblPr>
      <w:tblGrid>
        <w:gridCol w:w="529"/>
        <w:gridCol w:w="1421"/>
        <w:gridCol w:w="1197"/>
        <w:gridCol w:w="1560"/>
        <w:gridCol w:w="1039"/>
        <w:gridCol w:w="1101"/>
        <w:gridCol w:w="3012"/>
        <w:tblGridChange w:id="43">
          <w:tblGrid>
            <w:gridCol w:w="529"/>
            <w:gridCol w:w="1312"/>
            <w:gridCol w:w="1306"/>
            <w:gridCol w:w="1560"/>
            <w:gridCol w:w="1039"/>
            <w:gridCol w:w="1101"/>
            <w:gridCol w:w="3012"/>
          </w:tblGrid>
        </w:tblGridChange>
      </w:tblGrid>
      <w:tr w:rsidR="006666B9" w:rsidRPr="006F7ACB" w14:paraId="4540CC1D" w14:textId="77777777" w:rsidTr="006666B9">
        <w:trPr>
          <w:trHeight w:val="565"/>
          <w:jc w:val="center"/>
          <w:trPrChange w:id="44" w:author="Guo, Shicheng" w:date="2019-09-27T09:53:00Z">
            <w:trPr>
              <w:trHeight w:val="565"/>
              <w:jc w:val="center"/>
            </w:trPr>
          </w:trPrChange>
        </w:trPr>
        <w:tc>
          <w:tcPr>
            <w:tcW w:w="529" w:type="dxa"/>
            <w:tcBorders>
              <w:top w:val="single" w:sz="4" w:space="0" w:color="auto"/>
              <w:bottom w:val="single" w:sz="4" w:space="0" w:color="auto"/>
            </w:tcBorders>
            <w:tcPrChange w:id="45" w:author="Guo, Shicheng" w:date="2019-09-27T09:53:00Z">
              <w:tcPr>
                <w:tcW w:w="529" w:type="dxa"/>
                <w:tcBorders>
                  <w:top w:val="single" w:sz="4" w:space="0" w:color="auto"/>
                  <w:bottom w:val="single" w:sz="4" w:space="0" w:color="auto"/>
                </w:tcBorders>
              </w:tcPr>
            </w:tcPrChange>
          </w:tcPr>
          <w:p w14:paraId="2F8B455A" w14:textId="77777777" w:rsidR="006666B9" w:rsidRPr="006F7ACB" w:rsidRDefault="006666B9" w:rsidP="009060CA">
            <w:pPr>
              <w:rPr>
                <w:rFonts w:ascii="Arial" w:hAnsi="Arial" w:cs="Arial"/>
                <w:sz w:val="16"/>
                <w:szCs w:val="22"/>
              </w:rPr>
            </w:pPr>
          </w:p>
        </w:tc>
        <w:tc>
          <w:tcPr>
            <w:tcW w:w="1421" w:type="dxa"/>
            <w:tcBorders>
              <w:top w:val="single" w:sz="4" w:space="0" w:color="auto"/>
              <w:bottom w:val="single" w:sz="4" w:space="0" w:color="auto"/>
            </w:tcBorders>
            <w:tcPrChange w:id="46" w:author="Guo, Shicheng" w:date="2019-09-27T09:53:00Z">
              <w:tcPr>
                <w:tcW w:w="1312" w:type="dxa"/>
                <w:tcBorders>
                  <w:top w:val="single" w:sz="4" w:space="0" w:color="auto"/>
                  <w:bottom w:val="single" w:sz="4" w:space="0" w:color="auto"/>
                </w:tcBorders>
              </w:tcPr>
            </w:tcPrChange>
          </w:tcPr>
          <w:p w14:paraId="0CF04C1D" w14:textId="77777777" w:rsidR="006666B9" w:rsidRPr="006F7ACB" w:rsidRDefault="006666B9" w:rsidP="009060CA">
            <w:pPr>
              <w:rPr>
                <w:rFonts w:ascii="Arial" w:hAnsi="Arial" w:cs="Arial"/>
                <w:sz w:val="16"/>
                <w:szCs w:val="22"/>
              </w:rPr>
            </w:pPr>
            <w:r w:rsidRPr="006F7ACB">
              <w:rPr>
                <w:rFonts w:ascii="Arial" w:hAnsi="Arial" w:cs="Arial"/>
                <w:sz w:val="16"/>
                <w:szCs w:val="22"/>
              </w:rPr>
              <w:t>Current Age</w:t>
            </w:r>
          </w:p>
        </w:tc>
        <w:tc>
          <w:tcPr>
            <w:tcW w:w="1197" w:type="dxa"/>
            <w:tcBorders>
              <w:top w:val="single" w:sz="4" w:space="0" w:color="auto"/>
              <w:bottom w:val="single" w:sz="4" w:space="0" w:color="auto"/>
            </w:tcBorders>
            <w:tcPrChange w:id="47" w:author="Guo, Shicheng" w:date="2019-09-27T09:53:00Z">
              <w:tcPr>
                <w:tcW w:w="1306" w:type="dxa"/>
                <w:tcBorders>
                  <w:top w:val="single" w:sz="4" w:space="0" w:color="auto"/>
                  <w:bottom w:val="single" w:sz="4" w:space="0" w:color="auto"/>
                </w:tcBorders>
              </w:tcPr>
            </w:tcPrChange>
          </w:tcPr>
          <w:p w14:paraId="79A4B3C5" w14:textId="77777777" w:rsidR="006666B9" w:rsidRPr="006F7ACB" w:rsidRDefault="006666B9" w:rsidP="009060CA">
            <w:pPr>
              <w:rPr>
                <w:rFonts w:ascii="Arial" w:hAnsi="Arial" w:cs="Arial"/>
                <w:sz w:val="16"/>
                <w:szCs w:val="22"/>
              </w:rPr>
            </w:pPr>
            <w:r w:rsidRPr="006F7ACB">
              <w:rPr>
                <w:rFonts w:ascii="Arial" w:hAnsi="Arial" w:cs="Arial"/>
                <w:sz w:val="16"/>
                <w:szCs w:val="22"/>
              </w:rPr>
              <w:t>Onset of age</w:t>
            </w:r>
          </w:p>
        </w:tc>
        <w:tc>
          <w:tcPr>
            <w:tcW w:w="1560" w:type="dxa"/>
            <w:tcBorders>
              <w:top w:val="single" w:sz="4" w:space="0" w:color="auto"/>
              <w:bottom w:val="single" w:sz="4" w:space="0" w:color="auto"/>
            </w:tcBorders>
            <w:tcPrChange w:id="48" w:author="Guo, Shicheng" w:date="2019-09-27T09:53:00Z">
              <w:tcPr>
                <w:tcW w:w="1560" w:type="dxa"/>
                <w:tcBorders>
                  <w:top w:val="single" w:sz="4" w:space="0" w:color="auto"/>
                  <w:bottom w:val="single" w:sz="4" w:space="0" w:color="auto"/>
                </w:tcBorders>
              </w:tcPr>
            </w:tcPrChange>
          </w:tcPr>
          <w:p w14:paraId="72929F23" w14:textId="77777777" w:rsidR="006666B9" w:rsidRPr="006F7ACB" w:rsidRDefault="006666B9" w:rsidP="009060CA">
            <w:pPr>
              <w:rPr>
                <w:rFonts w:ascii="Arial" w:hAnsi="Arial" w:cs="Arial"/>
                <w:sz w:val="16"/>
                <w:szCs w:val="22"/>
              </w:rPr>
            </w:pPr>
            <w:r w:rsidRPr="006F7ACB">
              <w:rPr>
                <w:rFonts w:ascii="Arial" w:hAnsi="Arial" w:cs="Arial"/>
                <w:sz w:val="16"/>
                <w:szCs w:val="22"/>
              </w:rPr>
              <w:t>Affected Joint</w:t>
            </w:r>
          </w:p>
        </w:tc>
        <w:tc>
          <w:tcPr>
            <w:tcW w:w="1039" w:type="dxa"/>
            <w:tcBorders>
              <w:top w:val="single" w:sz="4" w:space="0" w:color="auto"/>
              <w:bottom w:val="single" w:sz="4" w:space="0" w:color="auto"/>
            </w:tcBorders>
            <w:tcPrChange w:id="49" w:author="Guo, Shicheng" w:date="2019-09-27T09:53:00Z">
              <w:tcPr>
                <w:tcW w:w="1039" w:type="dxa"/>
                <w:tcBorders>
                  <w:top w:val="single" w:sz="4" w:space="0" w:color="auto"/>
                  <w:bottom w:val="single" w:sz="4" w:space="0" w:color="auto"/>
                </w:tcBorders>
              </w:tcPr>
            </w:tcPrChange>
          </w:tcPr>
          <w:p w14:paraId="6DD7AF90" w14:textId="4F1B3F60" w:rsidR="006666B9" w:rsidRPr="006F7ACB" w:rsidRDefault="006666B9" w:rsidP="009060CA">
            <w:pPr>
              <w:rPr>
                <w:rFonts w:ascii="Arial" w:hAnsi="Arial" w:cs="Arial"/>
                <w:sz w:val="16"/>
                <w:szCs w:val="22"/>
              </w:rPr>
            </w:pPr>
            <w:r>
              <w:rPr>
                <w:rFonts w:ascii="Arial" w:hAnsi="Arial" w:cs="Arial" w:hint="eastAsia"/>
                <w:sz w:val="16"/>
                <w:szCs w:val="22"/>
              </w:rPr>
              <w:t>Short toes</w:t>
            </w:r>
          </w:p>
        </w:tc>
        <w:tc>
          <w:tcPr>
            <w:tcW w:w="1101" w:type="dxa"/>
            <w:tcBorders>
              <w:top w:val="single" w:sz="4" w:space="0" w:color="auto"/>
              <w:bottom w:val="single" w:sz="4" w:space="0" w:color="auto"/>
            </w:tcBorders>
            <w:tcPrChange w:id="50" w:author="Guo, Shicheng" w:date="2019-09-27T09:53:00Z">
              <w:tcPr>
                <w:tcW w:w="1101" w:type="dxa"/>
                <w:tcBorders>
                  <w:top w:val="single" w:sz="4" w:space="0" w:color="auto"/>
                  <w:bottom w:val="single" w:sz="4" w:space="0" w:color="auto"/>
                </w:tcBorders>
              </w:tcPr>
            </w:tcPrChange>
          </w:tcPr>
          <w:p w14:paraId="7DEFEB5C" w14:textId="494EC490" w:rsidR="006666B9" w:rsidRPr="006F7ACB" w:rsidRDefault="006666B9" w:rsidP="009060CA">
            <w:pPr>
              <w:rPr>
                <w:rFonts w:ascii="Arial" w:hAnsi="Arial" w:cs="Arial"/>
                <w:sz w:val="16"/>
                <w:szCs w:val="22"/>
              </w:rPr>
            </w:pPr>
            <w:r w:rsidRPr="006F7ACB">
              <w:rPr>
                <w:rFonts w:ascii="Arial" w:hAnsi="Arial" w:cs="Arial"/>
                <w:sz w:val="16"/>
                <w:szCs w:val="22"/>
              </w:rPr>
              <w:t>Vision</w:t>
            </w:r>
          </w:p>
        </w:tc>
        <w:tc>
          <w:tcPr>
            <w:tcW w:w="3012" w:type="dxa"/>
            <w:tcBorders>
              <w:top w:val="single" w:sz="4" w:space="0" w:color="auto"/>
              <w:bottom w:val="single" w:sz="4" w:space="0" w:color="auto"/>
            </w:tcBorders>
            <w:tcPrChange w:id="51" w:author="Guo, Shicheng" w:date="2019-09-27T09:53:00Z">
              <w:tcPr>
                <w:tcW w:w="3012" w:type="dxa"/>
                <w:tcBorders>
                  <w:top w:val="single" w:sz="4" w:space="0" w:color="auto"/>
                  <w:bottom w:val="single" w:sz="4" w:space="0" w:color="auto"/>
                </w:tcBorders>
              </w:tcPr>
            </w:tcPrChange>
          </w:tcPr>
          <w:p w14:paraId="78252D1E" w14:textId="0E4C54D1" w:rsidR="006666B9" w:rsidRPr="006F7ACB" w:rsidRDefault="006666B9" w:rsidP="009060CA">
            <w:pPr>
              <w:ind w:rightChars="95" w:right="228"/>
              <w:rPr>
                <w:rFonts w:ascii="Arial" w:hAnsi="Arial" w:cs="Arial"/>
                <w:sz w:val="16"/>
                <w:szCs w:val="22"/>
              </w:rPr>
            </w:pPr>
            <w:r>
              <w:rPr>
                <w:rFonts w:ascii="Arial" w:hAnsi="Arial" w:cs="Arial" w:hint="eastAsia"/>
                <w:sz w:val="16"/>
                <w:szCs w:val="22"/>
              </w:rPr>
              <w:t>H</w:t>
            </w:r>
            <w:r w:rsidRPr="006F7ACB">
              <w:rPr>
                <w:rFonts w:ascii="Arial" w:hAnsi="Arial" w:cs="Arial"/>
                <w:sz w:val="16"/>
                <w:szCs w:val="22"/>
              </w:rPr>
              <w:t>earing</w:t>
            </w:r>
            <w:r>
              <w:rPr>
                <w:rFonts w:ascii="Arial" w:hAnsi="Arial" w:cs="Arial" w:hint="eastAsia"/>
                <w:sz w:val="16"/>
                <w:szCs w:val="22"/>
              </w:rPr>
              <w:t xml:space="preserve"> loss</w:t>
            </w:r>
          </w:p>
        </w:tc>
      </w:tr>
      <w:tr w:rsidR="006666B9" w:rsidRPr="006F7ACB" w14:paraId="0A32AA20" w14:textId="77777777" w:rsidTr="006666B9">
        <w:trPr>
          <w:jc w:val="center"/>
          <w:trPrChange w:id="52" w:author="Guo, Shicheng" w:date="2019-09-27T09:53:00Z">
            <w:trPr>
              <w:jc w:val="center"/>
            </w:trPr>
          </w:trPrChange>
        </w:trPr>
        <w:tc>
          <w:tcPr>
            <w:tcW w:w="529" w:type="dxa"/>
            <w:tcBorders>
              <w:top w:val="single" w:sz="4" w:space="0" w:color="auto"/>
            </w:tcBorders>
            <w:tcPrChange w:id="53" w:author="Guo, Shicheng" w:date="2019-09-27T09:53:00Z">
              <w:tcPr>
                <w:tcW w:w="529" w:type="dxa"/>
                <w:tcBorders>
                  <w:top w:val="single" w:sz="4" w:space="0" w:color="auto"/>
                </w:tcBorders>
              </w:tcPr>
            </w:tcPrChange>
          </w:tcPr>
          <w:p w14:paraId="61E343E2" w14:textId="77777777" w:rsidR="006666B9" w:rsidRPr="006F7ACB" w:rsidRDefault="006666B9" w:rsidP="009060CA">
            <w:pPr>
              <w:rPr>
                <w:rFonts w:ascii="Arial" w:hAnsi="Arial" w:cs="Arial"/>
                <w:sz w:val="16"/>
                <w:szCs w:val="22"/>
              </w:rPr>
            </w:pPr>
            <w:r w:rsidRPr="006F7ACB">
              <w:rPr>
                <w:rFonts w:ascii="Arial" w:hAnsi="Arial" w:cs="Arial"/>
                <w:sz w:val="16"/>
                <w:szCs w:val="22"/>
              </w:rPr>
              <w:t>I 2</w:t>
            </w:r>
          </w:p>
        </w:tc>
        <w:tc>
          <w:tcPr>
            <w:tcW w:w="1421" w:type="dxa"/>
            <w:tcBorders>
              <w:top w:val="single" w:sz="4" w:space="0" w:color="auto"/>
            </w:tcBorders>
            <w:tcPrChange w:id="54" w:author="Guo, Shicheng" w:date="2019-09-27T09:53:00Z">
              <w:tcPr>
                <w:tcW w:w="1312" w:type="dxa"/>
                <w:tcBorders>
                  <w:top w:val="single" w:sz="4" w:space="0" w:color="auto"/>
                </w:tcBorders>
              </w:tcPr>
            </w:tcPrChange>
          </w:tcPr>
          <w:p w14:paraId="66B01CA7" w14:textId="0E8E1C2F" w:rsidR="006666B9" w:rsidRPr="006F7ACB" w:rsidRDefault="006666B9" w:rsidP="009060CA">
            <w:pPr>
              <w:rPr>
                <w:rFonts w:ascii="Arial" w:hAnsi="Arial" w:cs="Arial"/>
                <w:sz w:val="16"/>
                <w:szCs w:val="22"/>
              </w:rPr>
            </w:pPr>
            <w:r>
              <w:rPr>
                <w:rFonts w:ascii="Arial" w:hAnsi="Arial" w:cs="Arial"/>
                <w:sz w:val="16"/>
                <w:szCs w:val="22"/>
              </w:rPr>
              <w:t>D</w:t>
            </w:r>
            <w:r>
              <w:rPr>
                <w:rFonts w:ascii="Arial" w:hAnsi="Arial" w:cs="Arial" w:hint="eastAsia"/>
                <w:sz w:val="16"/>
                <w:szCs w:val="22"/>
              </w:rPr>
              <w:t xml:space="preserve">ied </w:t>
            </w:r>
            <w:ins w:id="55" w:author="Guo, Shicheng" w:date="2019-09-27T09:53:00Z">
              <w:r>
                <w:rPr>
                  <w:rFonts w:ascii="Arial" w:hAnsi="Arial" w:cs="Arial"/>
                  <w:sz w:val="16"/>
                  <w:szCs w:val="22"/>
                </w:rPr>
                <w:t xml:space="preserve">at </w:t>
              </w:r>
            </w:ins>
            <w:r>
              <w:rPr>
                <w:rFonts w:ascii="Arial" w:hAnsi="Arial" w:cs="Arial" w:hint="eastAsia"/>
                <w:sz w:val="16"/>
                <w:szCs w:val="22"/>
              </w:rPr>
              <w:t>aged 88</w:t>
            </w:r>
          </w:p>
        </w:tc>
        <w:tc>
          <w:tcPr>
            <w:tcW w:w="1197" w:type="dxa"/>
            <w:tcBorders>
              <w:top w:val="single" w:sz="4" w:space="0" w:color="auto"/>
            </w:tcBorders>
            <w:tcPrChange w:id="56" w:author="Guo, Shicheng" w:date="2019-09-27T09:53:00Z">
              <w:tcPr>
                <w:tcW w:w="1306" w:type="dxa"/>
                <w:tcBorders>
                  <w:top w:val="single" w:sz="4" w:space="0" w:color="auto"/>
                </w:tcBorders>
              </w:tcPr>
            </w:tcPrChange>
          </w:tcPr>
          <w:p w14:paraId="0D480D8F" w14:textId="77777777" w:rsidR="006666B9" w:rsidRPr="006F7ACB" w:rsidRDefault="006666B9" w:rsidP="009060CA">
            <w:pPr>
              <w:rPr>
                <w:rFonts w:ascii="Arial" w:hAnsi="Arial" w:cs="Arial"/>
                <w:sz w:val="16"/>
                <w:szCs w:val="22"/>
              </w:rPr>
            </w:pPr>
            <w:r w:rsidRPr="006F7ACB">
              <w:rPr>
                <w:rFonts w:ascii="Arial" w:hAnsi="Arial" w:cs="Arial"/>
                <w:sz w:val="16"/>
                <w:szCs w:val="22"/>
              </w:rPr>
              <w:t>30</w:t>
            </w:r>
          </w:p>
        </w:tc>
        <w:tc>
          <w:tcPr>
            <w:tcW w:w="1560" w:type="dxa"/>
            <w:tcBorders>
              <w:top w:val="single" w:sz="4" w:space="0" w:color="auto"/>
            </w:tcBorders>
            <w:tcPrChange w:id="57" w:author="Guo, Shicheng" w:date="2019-09-27T09:53:00Z">
              <w:tcPr>
                <w:tcW w:w="1560" w:type="dxa"/>
                <w:tcBorders>
                  <w:top w:val="single" w:sz="4" w:space="0" w:color="auto"/>
                </w:tcBorders>
              </w:tcPr>
            </w:tcPrChange>
          </w:tcPr>
          <w:p w14:paraId="5B7A2369" w14:textId="77777777" w:rsidR="006666B9" w:rsidRPr="006F7ACB" w:rsidRDefault="006666B9" w:rsidP="009060CA">
            <w:pPr>
              <w:rPr>
                <w:rFonts w:ascii="Arial" w:hAnsi="Arial" w:cs="Arial"/>
                <w:sz w:val="16"/>
                <w:szCs w:val="22"/>
              </w:rPr>
            </w:pPr>
            <w:r w:rsidRPr="006F7ACB">
              <w:rPr>
                <w:rFonts w:ascii="Arial" w:hAnsi="Arial" w:cs="Arial"/>
                <w:sz w:val="16"/>
                <w:szCs w:val="22"/>
              </w:rPr>
              <w:t>Hip, Knee </w:t>
            </w:r>
          </w:p>
        </w:tc>
        <w:tc>
          <w:tcPr>
            <w:tcW w:w="1039" w:type="dxa"/>
            <w:tcBorders>
              <w:top w:val="single" w:sz="4" w:space="0" w:color="auto"/>
            </w:tcBorders>
            <w:tcPrChange w:id="58" w:author="Guo, Shicheng" w:date="2019-09-27T09:53:00Z">
              <w:tcPr>
                <w:tcW w:w="1039" w:type="dxa"/>
                <w:tcBorders>
                  <w:top w:val="single" w:sz="4" w:space="0" w:color="auto"/>
                </w:tcBorders>
              </w:tcPr>
            </w:tcPrChange>
          </w:tcPr>
          <w:p w14:paraId="202EB300" w14:textId="0BE997DB" w:rsidR="006666B9" w:rsidRPr="00F662C3" w:rsidRDefault="006666B9" w:rsidP="009060CA">
            <w:pPr>
              <w:rPr>
                <w:rFonts w:ascii="Arial" w:hAnsi="Arial" w:cs="Arial"/>
              </w:rPr>
            </w:pPr>
            <w:r w:rsidRPr="00F662C3">
              <w:rPr>
                <w:rFonts w:ascii="Arial" w:hAnsi="Arial" w:cs="Arial" w:hint="eastAsia"/>
              </w:rPr>
              <w:t>-</w:t>
            </w:r>
          </w:p>
        </w:tc>
        <w:tc>
          <w:tcPr>
            <w:tcW w:w="1101" w:type="dxa"/>
            <w:tcBorders>
              <w:top w:val="single" w:sz="4" w:space="0" w:color="auto"/>
            </w:tcBorders>
            <w:tcPrChange w:id="59" w:author="Guo, Shicheng" w:date="2019-09-27T09:53:00Z">
              <w:tcPr>
                <w:tcW w:w="1101" w:type="dxa"/>
                <w:tcBorders>
                  <w:top w:val="single" w:sz="4" w:space="0" w:color="auto"/>
                </w:tcBorders>
              </w:tcPr>
            </w:tcPrChange>
          </w:tcPr>
          <w:p w14:paraId="77AD6CFA" w14:textId="6C0D41B4" w:rsidR="006666B9" w:rsidRPr="006F7ACB" w:rsidRDefault="006666B9" w:rsidP="009060CA">
            <w:pPr>
              <w:rPr>
                <w:rFonts w:ascii="Arial" w:hAnsi="Arial" w:cs="Arial"/>
                <w:sz w:val="16"/>
                <w:szCs w:val="22"/>
              </w:rPr>
            </w:pPr>
            <w:ins w:id="60" w:author="Guo, Shicheng" w:date="2019-09-26T20:57:00Z">
              <w:r>
                <w:rPr>
                  <w:rFonts w:ascii="Arial" w:hAnsi="Arial" w:cs="Arial"/>
                  <w:sz w:val="16"/>
                  <w:szCs w:val="22"/>
                </w:rPr>
                <w:t>?</w:t>
              </w:r>
            </w:ins>
          </w:p>
        </w:tc>
        <w:tc>
          <w:tcPr>
            <w:tcW w:w="3012" w:type="dxa"/>
            <w:tcBorders>
              <w:top w:val="single" w:sz="4" w:space="0" w:color="auto"/>
            </w:tcBorders>
            <w:tcPrChange w:id="61" w:author="Guo, Shicheng" w:date="2019-09-27T09:53:00Z">
              <w:tcPr>
                <w:tcW w:w="3012" w:type="dxa"/>
                <w:tcBorders>
                  <w:top w:val="single" w:sz="4" w:space="0" w:color="auto"/>
                </w:tcBorders>
              </w:tcPr>
            </w:tcPrChange>
          </w:tcPr>
          <w:p w14:paraId="533A99FF" w14:textId="2637296F" w:rsidR="006666B9" w:rsidRPr="00F662C3" w:rsidRDefault="006666B9" w:rsidP="009060CA">
            <w:pPr>
              <w:rPr>
                <w:rFonts w:ascii="Arial" w:hAnsi="Arial" w:cs="Arial"/>
              </w:rPr>
            </w:pPr>
            <w:ins w:id="62" w:author="Guo, Shicheng" w:date="2019-09-26T20:57:00Z">
              <w:r>
                <w:rPr>
                  <w:rFonts w:ascii="Arial" w:hAnsi="Arial" w:cs="Arial"/>
                  <w:sz w:val="16"/>
                  <w:szCs w:val="22"/>
                </w:rPr>
                <w:t>?</w:t>
              </w:r>
            </w:ins>
            <w:del w:id="63" w:author="Guo, Shicheng" w:date="2019-09-26T20:57:00Z">
              <w:r w:rsidRPr="00D00895" w:rsidDel="00EC1355">
                <w:rPr>
                  <w:rFonts w:ascii="Arial" w:hAnsi="Arial" w:cs="Arial"/>
                  <w:sz w:val="16"/>
                  <w:szCs w:val="22"/>
                </w:rPr>
                <w:delText>NA</w:delText>
              </w:r>
            </w:del>
          </w:p>
        </w:tc>
      </w:tr>
      <w:tr w:rsidR="006666B9" w:rsidRPr="006F7ACB" w14:paraId="05E429CC" w14:textId="77777777" w:rsidTr="006666B9">
        <w:trPr>
          <w:jc w:val="center"/>
          <w:trPrChange w:id="64" w:author="Guo, Shicheng" w:date="2019-09-27T09:53:00Z">
            <w:trPr>
              <w:jc w:val="center"/>
            </w:trPr>
          </w:trPrChange>
        </w:trPr>
        <w:tc>
          <w:tcPr>
            <w:tcW w:w="529" w:type="dxa"/>
            <w:tcPrChange w:id="65" w:author="Guo, Shicheng" w:date="2019-09-27T09:53:00Z">
              <w:tcPr>
                <w:tcW w:w="529" w:type="dxa"/>
              </w:tcPr>
            </w:tcPrChange>
          </w:tcPr>
          <w:p w14:paraId="54B542F9" w14:textId="77777777" w:rsidR="006666B9" w:rsidRPr="006F7ACB" w:rsidRDefault="006666B9" w:rsidP="009060CA">
            <w:pPr>
              <w:rPr>
                <w:rFonts w:ascii="Arial" w:hAnsi="Arial" w:cs="Arial"/>
                <w:sz w:val="16"/>
                <w:szCs w:val="22"/>
              </w:rPr>
            </w:pPr>
            <w:r w:rsidRPr="006F7ACB">
              <w:rPr>
                <w:rFonts w:ascii="Arial" w:hAnsi="Arial" w:cs="Arial"/>
                <w:sz w:val="16"/>
                <w:szCs w:val="22"/>
              </w:rPr>
              <w:t>II 2</w:t>
            </w:r>
          </w:p>
        </w:tc>
        <w:tc>
          <w:tcPr>
            <w:tcW w:w="1421" w:type="dxa"/>
            <w:tcPrChange w:id="66" w:author="Guo, Shicheng" w:date="2019-09-27T09:53:00Z">
              <w:tcPr>
                <w:tcW w:w="1312" w:type="dxa"/>
              </w:tcPr>
            </w:tcPrChange>
          </w:tcPr>
          <w:p w14:paraId="48D730E2" w14:textId="77777777" w:rsidR="006666B9" w:rsidRPr="006F7ACB" w:rsidRDefault="006666B9" w:rsidP="009060CA">
            <w:pPr>
              <w:rPr>
                <w:rFonts w:ascii="Arial" w:hAnsi="Arial" w:cs="Arial"/>
                <w:sz w:val="16"/>
                <w:szCs w:val="22"/>
              </w:rPr>
            </w:pPr>
            <w:r w:rsidRPr="006F7ACB">
              <w:rPr>
                <w:rFonts w:ascii="Arial" w:hAnsi="Arial" w:cs="Arial"/>
                <w:sz w:val="16"/>
                <w:szCs w:val="22"/>
              </w:rPr>
              <w:t>63</w:t>
            </w:r>
          </w:p>
        </w:tc>
        <w:tc>
          <w:tcPr>
            <w:tcW w:w="1197" w:type="dxa"/>
            <w:tcPrChange w:id="67" w:author="Guo, Shicheng" w:date="2019-09-27T09:53:00Z">
              <w:tcPr>
                <w:tcW w:w="1306" w:type="dxa"/>
              </w:tcPr>
            </w:tcPrChange>
          </w:tcPr>
          <w:p w14:paraId="027B338F" w14:textId="77777777" w:rsidR="006666B9" w:rsidRPr="006F7ACB" w:rsidRDefault="006666B9" w:rsidP="009060CA">
            <w:pPr>
              <w:rPr>
                <w:rFonts w:ascii="Arial" w:hAnsi="Arial" w:cs="Arial"/>
                <w:sz w:val="16"/>
                <w:szCs w:val="22"/>
              </w:rPr>
            </w:pPr>
            <w:r w:rsidRPr="006F7ACB">
              <w:rPr>
                <w:rFonts w:ascii="Arial" w:hAnsi="Arial" w:cs="Arial"/>
                <w:sz w:val="16"/>
                <w:szCs w:val="22"/>
              </w:rPr>
              <w:t>50</w:t>
            </w:r>
          </w:p>
        </w:tc>
        <w:tc>
          <w:tcPr>
            <w:tcW w:w="1560" w:type="dxa"/>
            <w:tcPrChange w:id="68" w:author="Guo, Shicheng" w:date="2019-09-27T09:53:00Z">
              <w:tcPr>
                <w:tcW w:w="1560" w:type="dxa"/>
              </w:tcPr>
            </w:tcPrChange>
          </w:tcPr>
          <w:p w14:paraId="7B74F326" w14:textId="77777777" w:rsidR="006666B9" w:rsidRPr="006F7ACB" w:rsidRDefault="006666B9" w:rsidP="009060CA">
            <w:pPr>
              <w:rPr>
                <w:rFonts w:ascii="Arial" w:hAnsi="Arial" w:cs="Arial"/>
                <w:sz w:val="16"/>
                <w:szCs w:val="22"/>
              </w:rPr>
            </w:pPr>
            <w:r w:rsidRPr="006F7ACB">
              <w:rPr>
                <w:rFonts w:ascii="Arial" w:hAnsi="Arial" w:cs="Arial"/>
                <w:sz w:val="16"/>
                <w:szCs w:val="22"/>
              </w:rPr>
              <w:t>Hip, Knee </w:t>
            </w:r>
          </w:p>
        </w:tc>
        <w:tc>
          <w:tcPr>
            <w:tcW w:w="1039" w:type="dxa"/>
            <w:tcPrChange w:id="69" w:author="Guo, Shicheng" w:date="2019-09-27T09:53:00Z">
              <w:tcPr>
                <w:tcW w:w="1039" w:type="dxa"/>
              </w:tcPr>
            </w:tcPrChange>
          </w:tcPr>
          <w:p w14:paraId="20BA627B" w14:textId="6B07237E" w:rsidR="006666B9" w:rsidRPr="00F662C3" w:rsidRDefault="006666B9" w:rsidP="009060CA">
            <w:pPr>
              <w:rPr>
                <w:rFonts w:ascii="Arial" w:hAnsi="Arial" w:cs="Arial"/>
              </w:rPr>
            </w:pPr>
            <w:r w:rsidRPr="00F662C3">
              <w:rPr>
                <w:rFonts w:ascii="Arial" w:hAnsi="Arial" w:cs="Arial" w:hint="eastAsia"/>
              </w:rPr>
              <w:t>-</w:t>
            </w:r>
          </w:p>
        </w:tc>
        <w:tc>
          <w:tcPr>
            <w:tcW w:w="1101" w:type="dxa"/>
            <w:tcPrChange w:id="70" w:author="Guo, Shicheng" w:date="2019-09-27T09:53:00Z">
              <w:tcPr>
                <w:tcW w:w="1101" w:type="dxa"/>
              </w:tcPr>
            </w:tcPrChange>
          </w:tcPr>
          <w:p w14:paraId="50A0F1BD" w14:textId="011ECF5B" w:rsidR="006666B9" w:rsidRPr="006F7ACB" w:rsidRDefault="006666B9" w:rsidP="009060CA">
            <w:pPr>
              <w:rPr>
                <w:rFonts w:ascii="Arial" w:hAnsi="Arial" w:cs="Arial"/>
                <w:sz w:val="16"/>
                <w:szCs w:val="22"/>
              </w:rPr>
            </w:pPr>
            <w:ins w:id="71" w:author="Guo, Shicheng" w:date="2019-09-26T20:57:00Z">
              <w:r>
                <w:rPr>
                  <w:rFonts w:ascii="Arial" w:hAnsi="Arial" w:cs="Arial"/>
                  <w:sz w:val="16"/>
                  <w:szCs w:val="22"/>
                </w:rPr>
                <w:t>?</w:t>
              </w:r>
            </w:ins>
          </w:p>
        </w:tc>
        <w:tc>
          <w:tcPr>
            <w:tcW w:w="3012" w:type="dxa"/>
            <w:tcPrChange w:id="72" w:author="Guo, Shicheng" w:date="2019-09-27T09:53:00Z">
              <w:tcPr>
                <w:tcW w:w="3012" w:type="dxa"/>
              </w:tcPr>
            </w:tcPrChange>
          </w:tcPr>
          <w:p w14:paraId="4966C018" w14:textId="215E8F9F" w:rsidR="006666B9" w:rsidRPr="00F662C3" w:rsidRDefault="006666B9" w:rsidP="009060CA">
            <w:pPr>
              <w:rPr>
                <w:rFonts w:ascii="Arial" w:hAnsi="Arial" w:cs="Arial"/>
              </w:rPr>
            </w:pPr>
            <w:r w:rsidRPr="00F662C3">
              <w:rPr>
                <w:rFonts w:ascii="Arial" w:hAnsi="Arial" w:cs="Arial" w:hint="eastAsia"/>
              </w:rPr>
              <w:t>+</w:t>
            </w:r>
          </w:p>
        </w:tc>
      </w:tr>
      <w:tr w:rsidR="006666B9" w:rsidRPr="006F7ACB" w14:paraId="6F793202" w14:textId="77777777" w:rsidTr="006666B9">
        <w:trPr>
          <w:jc w:val="center"/>
          <w:trPrChange w:id="73" w:author="Guo, Shicheng" w:date="2019-09-27T09:53:00Z">
            <w:trPr>
              <w:jc w:val="center"/>
            </w:trPr>
          </w:trPrChange>
        </w:trPr>
        <w:tc>
          <w:tcPr>
            <w:tcW w:w="529" w:type="dxa"/>
            <w:tcPrChange w:id="74" w:author="Guo, Shicheng" w:date="2019-09-27T09:53:00Z">
              <w:tcPr>
                <w:tcW w:w="529" w:type="dxa"/>
              </w:tcPr>
            </w:tcPrChange>
          </w:tcPr>
          <w:p w14:paraId="1D2418C1" w14:textId="77777777" w:rsidR="006666B9" w:rsidRPr="006F7ACB" w:rsidRDefault="006666B9" w:rsidP="009060CA">
            <w:pPr>
              <w:rPr>
                <w:rFonts w:ascii="Arial" w:hAnsi="Arial" w:cs="Arial"/>
                <w:sz w:val="16"/>
                <w:szCs w:val="22"/>
              </w:rPr>
            </w:pPr>
            <w:r w:rsidRPr="006F7ACB">
              <w:rPr>
                <w:rFonts w:ascii="Arial" w:hAnsi="Arial" w:cs="Arial"/>
                <w:sz w:val="16"/>
                <w:szCs w:val="22"/>
              </w:rPr>
              <w:t>II 5</w:t>
            </w:r>
          </w:p>
        </w:tc>
        <w:tc>
          <w:tcPr>
            <w:tcW w:w="1421" w:type="dxa"/>
            <w:tcPrChange w:id="75" w:author="Guo, Shicheng" w:date="2019-09-27T09:53:00Z">
              <w:tcPr>
                <w:tcW w:w="1312" w:type="dxa"/>
              </w:tcPr>
            </w:tcPrChange>
          </w:tcPr>
          <w:p w14:paraId="0CD66CF2" w14:textId="77777777" w:rsidR="006666B9" w:rsidRPr="006F7ACB" w:rsidRDefault="006666B9" w:rsidP="009060CA">
            <w:pPr>
              <w:rPr>
                <w:rFonts w:ascii="Arial" w:hAnsi="Arial" w:cs="Arial"/>
                <w:sz w:val="16"/>
                <w:szCs w:val="22"/>
              </w:rPr>
            </w:pPr>
            <w:r w:rsidRPr="006F7ACB">
              <w:rPr>
                <w:rFonts w:ascii="Arial" w:hAnsi="Arial" w:cs="Arial"/>
                <w:sz w:val="16"/>
                <w:szCs w:val="22"/>
              </w:rPr>
              <w:t>54</w:t>
            </w:r>
          </w:p>
        </w:tc>
        <w:tc>
          <w:tcPr>
            <w:tcW w:w="1197" w:type="dxa"/>
            <w:tcPrChange w:id="76" w:author="Guo, Shicheng" w:date="2019-09-27T09:53:00Z">
              <w:tcPr>
                <w:tcW w:w="1306" w:type="dxa"/>
              </w:tcPr>
            </w:tcPrChange>
          </w:tcPr>
          <w:p w14:paraId="191E48AC" w14:textId="77777777" w:rsidR="006666B9" w:rsidRPr="006F7ACB" w:rsidRDefault="006666B9" w:rsidP="009060CA">
            <w:pPr>
              <w:rPr>
                <w:rFonts w:ascii="Arial" w:hAnsi="Arial" w:cs="Arial"/>
                <w:sz w:val="16"/>
                <w:szCs w:val="22"/>
              </w:rPr>
            </w:pPr>
            <w:r w:rsidRPr="006F7ACB">
              <w:rPr>
                <w:rFonts w:ascii="Arial" w:hAnsi="Arial" w:cs="Arial"/>
                <w:sz w:val="16"/>
                <w:szCs w:val="22"/>
              </w:rPr>
              <w:t>35</w:t>
            </w:r>
          </w:p>
        </w:tc>
        <w:tc>
          <w:tcPr>
            <w:tcW w:w="1560" w:type="dxa"/>
            <w:tcPrChange w:id="77" w:author="Guo, Shicheng" w:date="2019-09-27T09:53:00Z">
              <w:tcPr>
                <w:tcW w:w="1560" w:type="dxa"/>
              </w:tcPr>
            </w:tcPrChange>
          </w:tcPr>
          <w:p w14:paraId="7C353356" w14:textId="77777777" w:rsidR="006666B9" w:rsidRPr="006F7ACB" w:rsidRDefault="006666B9" w:rsidP="009060CA">
            <w:pPr>
              <w:rPr>
                <w:rFonts w:ascii="Arial" w:hAnsi="Arial" w:cs="Arial"/>
                <w:sz w:val="16"/>
                <w:szCs w:val="22"/>
              </w:rPr>
            </w:pPr>
            <w:r w:rsidRPr="006F7ACB">
              <w:rPr>
                <w:rFonts w:ascii="Arial" w:hAnsi="Arial" w:cs="Arial"/>
                <w:sz w:val="16"/>
                <w:szCs w:val="22"/>
              </w:rPr>
              <w:t xml:space="preserve">Hip, Shoulder </w:t>
            </w:r>
          </w:p>
        </w:tc>
        <w:tc>
          <w:tcPr>
            <w:tcW w:w="1039" w:type="dxa"/>
            <w:tcPrChange w:id="78" w:author="Guo, Shicheng" w:date="2019-09-27T09:53:00Z">
              <w:tcPr>
                <w:tcW w:w="1039" w:type="dxa"/>
              </w:tcPr>
            </w:tcPrChange>
          </w:tcPr>
          <w:p w14:paraId="0207C113" w14:textId="3A2CFD88" w:rsidR="006666B9" w:rsidRPr="00F662C3" w:rsidRDefault="006666B9" w:rsidP="009060CA">
            <w:pPr>
              <w:rPr>
                <w:rFonts w:ascii="Arial" w:hAnsi="Arial" w:cs="Arial"/>
              </w:rPr>
            </w:pPr>
            <w:r w:rsidRPr="00F662C3">
              <w:rPr>
                <w:rFonts w:ascii="Arial" w:hAnsi="Arial" w:cs="Arial" w:hint="eastAsia"/>
              </w:rPr>
              <w:t>-</w:t>
            </w:r>
          </w:p>
        </w:tc>
        <w:tc>
          <w:tcPr>
            <w:tcW w:w="1101" w:type="dxa"/>
            <w:tcPrChange w:id="79" w:author="Guo, Shicheng" w:date="2019-09-27T09:53:00Z">
              <w:tcPr>
                <w:tcW w:w="1101" w:type="dxa"/>
              </w:tcPr>
            </w:tcPrChange>
          </w:tcPr>
          <w:p w14:paraId="1FFF5624" w14:textId="160589C3" w:rsidR="006666B9" w:rsidRPr="006F7ACB" w:rsidRDefault="006666B9" w:rsidP="009060CA">
            <w:pPr>
              <w:rPr>
                <w:rFonts w:ascii="Arial" w:hAnsi="Arial" w:cs="Arial"/>
                <w:sz w:val="16"/>
                <w:szCs w:val="22"/>
              </w:rPr>
            </w:pPr>
            <w:ins w:id="80" w:author="Guo, Shicheng" w:date="2019-09-26T20:57:00Z">
              <w:r>
                <w:rPr>
                  <w:rFonts w:ascii="Arial" w:hAnsi="Arial" w:cs="Arial"/>
                  <w:sz w:val="16"/>
                  <w:szCs w:val="22"/>
                </w:rPr>
                <w:t>?</w:t>
              </w:r>
            </w:ins>
          </w:p>
        </w:tc>
        <w:tc>
          <w:tcPr>
            <w:tcW w:w="3012" w:type="dxa"/>
            <w:tcPrChange w:id="81" w:author="Guo, Shicheng" w:date="2019-09-27T09:53:00Z">
              <w:tcPr>
                <w:tcW w:w="3012" w:type="dxa"/>
              </w:tcPr>
            </w:tcPrChange>
          </w:tcPr>
          <w:p w14:paraId="21986C23" w14:textId="1B73626F" w:rsidR="006666B9" w:rsidRPr="00F662C3" w:rsidRDefault="006666B9" w:rsidP="009060CA">
            <w:pPr>
              <w:rPr>
                <w:rFonts w:ascii="Arial" w:hAnsi="Arial" w:cs="Arial"/>
              </w:rPr>
            </w:pPr>
            <w:r w:rsidRPr="00F662C3">
              <w:rPr>
                <w:rFonts w:ascii="Arial" w:hAnsi="Arial" w:cs="Arial" w:hint="eastAsia"/>
              </w:rPr>
              <w:t>-</w:t>
            </w:r>
          </w:p>
        </w:tc>
      </w:tr>
      <w:tr w:rsidR="006666B9" w:rsidRPr="006F7ACB" w14:paraId="1BD9B116" w14:textId="77777777" w:rsidTr="006666B9">
        <w:trPr>
          <w:jc w:val="center"/>
          <w:trPrChange w:id="82" w:author="Guo, Shicheng" w:date="2019-09-27T09:53:00Z">
            <w:trPr>
              <w:jc w:val="center"/>
            </w:trPr>
          </w:trPrChange>
        </w:trPr>
        <w:tc>
          <w:tcPr>
            <w:tcW w:w="529" w:type="dxa"/>
            <w:tcPrChange w:id="83" w:author="Guo, Shicheng" w:date="2019-09-27T09:53:00Z">
              <w:tcPr>
                <w:tcW w:w="529" w:type="dxa"/>
              </w:tcPr>
            </w:tcPrChange>
          </w:tcPr>
          <w:p w14:paraId="178078E1" w14:textId="77777777" w:rsidR="006666B9" w:rsidRPr="006F7ACB" w:rsidRDefault="006666B9" w:rsidP="009060CA">
            <w:pPr>
              <w:rPr>
                <w:rFonts w:ascii="Arial" w:hAnsi="Arial" w:cs="Arial"/>
                <w:sz w:val="16"/>
                <w:szCs w:val="22"/>
              </w:rPr>
            </w:pPr>
            <w:r w:rsidRPr="006F7ACB">
              <w:rPr>
                <w:rFonts w:ascii="Arial" w:hAnsi="Arial" w:cs="Arial"/>
                <w:sz w:val="16"/>
                <w:szCs w:val="22"/>
              </w:rPr>
              <w:t>III 3</w:t>
            </w:r>
          </w:p>
        </w:tc>
        <w:tc>
          <w:tcPr>
            <w:tcW w:w="1421" w:type="dxa"/>
            <w:tcPrChange w:id="84" w:author="Guo, Shicheng" w:date="2019-09-27T09:53:00Z">
              <w:tcPr>
                <w:tcW w:w="1312" w:type="dxa"/>
              </w:tcPr>
            </w:tcPrChange>
          </w:tcPr>
          <w:p w14:paraId="36AA16D9" w14:textId="77777777" w:rsidR="006666B9" w:rsidRPr="006F7ACB" w:rsidRDefault="006666B9" w:rsidP="009060CA">
            <w:pPr>
              <w:rPr>
                <w:rFonts w:ascii="Arial" w:hAnsi="Arial" w:cs="Arial"/>
                <w:sz w:val="16"/>
                <w:szCs w:val="22"/>
              </w:rPr>
            </w:pPr>
            <w:r w:rsidRPr="006F7ACB">
              <w:rPr>
                <w:rFonts w:ascii="Arial" w:hAnsi="Arial" w:cs="Arial"/>
                <w:sz w:val="16"/>
                <w:szCs w:val="22"/>
              </w:rPr>
              <w:t>28</w:t>
            </w:r>
          </w:p>
        </w:tc>
        <w:tc>
          <w:tcPr>
            <w:tcW w:w="1197" w:type="dxa"/>
            <w:tcPrChange w:id="85" w:author="Guo, Shicheng" w:date="2019-09-27T09:53:00Z">
              <w:tcPr>
                <w:tcW w:w="1306" w:type="dxa"/>
              </w:tcPr>
            </w:tcPrChange>
          </w:tcPr>
          <w:p w14:paraId="363B44C5" w14:textId="77777777" w:rsidR="006666B9" w:rsidRPr="006F7ACB" w:rsidRDefault="006666B9" w:rsidP="009060CA">
            <w:pPr>
              <w:rPr>
                <w:rFonts w:ascii="Arial" w:hAnsi="Arial" w:cs="Arial"/>
                <w:sz w:val="16"/>
                <w:szCs w:val="22"/>
              </w:rPr>
            </w:pPr>
            <w:r w:rsidRPr="006F7ACB">
              <w:rPr>
                <w:rFonts w:ascii="Arial" w:hAnsi="Arial" w:cs="Arial"/>
                <w:sz w:val="16"/>
                <w:szCs w:val="22"/>
              </w:rPr>
              <w:t>13</w:t>
            </w:r>
          </w:p>
        </w:tc>
        <w:tc>
          <w:tcPr>
            <w:tcW w:w="1560" w:type="dxa"/>
            <w:tcPrChange w:id="86" w:author="Guo, Shicheng" w:date="2019-09-27T09:53:00Z">
              <w:tcPr>
                <w:tcW w:w="1560" w:type="dxa"/>
              </w:tcPr>
            </w:tcPrChange>
          </w:tcPr>
          <w:p w14:paraId="547158CC" w14:textId="1183BB65" w:rsidR="006666B9" w:rsidRPr="006F7ACB" w:rsidRDefault="006666B9" w:rsidP="009060CA">
            <w:pPr>
              <w:rPr>
                <w:rFonts w:ascii="Arial" w:hAnsi="Arial" w:cs="Arial"/>
                <w:sz w:val="16"/>
                <w:szCs w:val="22"/>
              </w:rPr>
            </w:pPr>
            <w:r>
              <w:rPr>
                <w:rFonts w:ascii="Arial" w:hAnsi="Arial" w:cs="Arial"/>
                <w:sz w:val="16"/>
                <w:szCs w:val="22"/>
              </w:rPr>
              <w:t>Hip,Knee,</w:t>
            </w:r>
            <w:r w:rsidRPr="006F7ACB">
              <w:rPr>
                <w:rFonts w:ascii="Arial" w:hAnsi="Arial" w:cs="Arial"/>
                <w:sz w:val="16"/>
                <w:szCs w:val="22"/>
              </w:rPr>
              <w:t>Shoulder</w:t>
            </w:r>
          </w:p>
        </w:tc>
        <w:tc>
          <w:tcPr>
            <w:tcW w:w="1039" w:type="dxa"/>
            <w:tcPrChange w:id="87" w:author="Guo, Shicheng" w:date="2019-09-27T09:53:00Z">
              <w:tcPr>
                <w:tcW w:w="1039" w:type="dxa"/>
              </w:tcPr>
            </w:tcPrChange>
          </w:tcPr>
          <w:p w14:paraId="101114EC" w14:textId="635B21CF" w:rsidR="006666B9" w:rsidRPr="00F662C3" w:rsidRDefault="006666B9" w:rsidP="009060CA">
            <w:pPr>
              <w:rPr>
                <w:rFonts w:ascii="Arial" w:hAnsi="Arial" w:cs="Arial"/>
              </w:rPr>
            </w:pPr>
            <w:r w:rsidRPr="00F662C3">
              <w:rPr>
                <w:rFonts w:ascii="Arial" w:hAnsi="Arial" w:cs="Arial" w:hint="eastAsia"/>
              </w:rPr>
              <w:t>+</w:t>
            </w:r>
          </w:p>
        </w:tc>
        <w:tc>
          <w:tcPr>
            <w:tcW w:w="1101" w:type="dxa"/>
            <w:tcPrChange w:id="88" w:author="Guo, Shicheng" w:date="2019-09-27T09:53:00Z">
              <w:tcPr>
                <w:tcW w:w="1101" w:type="dxa"/>
              </w:tcPr>
            </w:tcPrChange>
          </w:tcPr>
          <w:p w14:paraId="1B687A48" w14:textId="6D82BE0D" w:rsidR="006666B9" w:rsidRPr="006F7ACB" w:rsidRDefault="006666B9" w:rsidP="009060CA">
            <w:pPr>
              <w:rPr>
                <w:rFonts w:ascii="Arial" w:hAnsi="Arial" w:cs="Arial"/>
                <w:sz w:val="16"/>
                <w:szCs w:val="22"/>
              </w:rPr>
            </w:pPr>
            <w:ins w:id="89" w:author="Guo, Shicheng" w:date="2019-09-26T20:57:00Z">
              <w:r>
                <w:rPr>
                  <w:rFonts w:ascii="Arial" w:hAnsi="Arial" w:cs="Arial"/>
                  <w:sz w:val="16"/>
                  <w:szCs w:val="22"/>
                </w:rPr>
                <w:t>?</w:t>
              </w:r>
            </w:ins>
          </w:p>
        </w:tc>
        <w:tc>
          <w:tcPr>
            <w:tcW w:w="3012" w:type="dxa"/>
            <w:tcPrChange w:id="90" w:author="Guo, Shicheng" w:date="2019-09-27T09:53:00Z">
              <w:tcPr>
                <w:tcW w:w="3012" w:type="dxa"/>
              </w:tcPr>
            </w:tcPrChange>
          </w:tcPr>
          <w:p w14:paraId="1227CC6A" w14:textId="349406CE" w:rsidR="006666B9" w:rsidRPr="00F662C3" w:rsidRDefault="006666B9" w:rsidP="009060CA">
            <w:pPr>
              <w:rPr>
                <w:rFonts w:ascii="Arial" w:hAnsi="Arial" w:cs="Arial"/>
              </w:rPr>
            </w:pPr>
            <w:r w:rsidRPr="00F662C3">
              <w:rPr>
                <w:rFonts w:ascii="Arial" w:hAnsi="Arial" w:cs="Arial" w:hint="eastAsia"/>
              </w:rPr>
              <w:t>-</w:t>
            </w:r>
          </w:p>
        </w:tc>
      </w:tr>
    </w:tbl>
    <w:p w14:paraId="096B63C6" w14:textId="3A49862C" w:rsidR="00322EF8" w:rsidRPr="006666B9" w:rsidRDefault="006666B9" w:rsidP="006666B9">
      <w:pPr>
        <w:pStyle w:val="ListParagraph"/>
        <w:numPr>
          <w:ilvl w:val="0"/>
          <w:numId w:val="1"/>
        </w:numPr>
        <w:rPr>
          <w:rFonts w:ascii="Arial" w:hAnsi="Arial" w:cs="Arial"/>
          <w:sz w:val="16"/>
          <w:szCs w:val="22"/>
          <w:rPrChange w:id="91" w:author="Guo, Shicheng" w:date="2019-09-27T09:52:00Z">
            <w:rPr/>
          </w:rPrChange>
        </w:rPr>
        <w:pPrChange w:id="92" w:author="Guo, Shicheng" w:date="2019-09-27T09:52:00Z">
          <w:pPr/>
        </w:pPrChange>
      </w:pPr>
      <w:ins w:id="93" w:author="Guo, Shicheng" w:date="2019-09-27T09:52:00Z">
        <w:r>
          <w:rPr>
            <w:rFonts w:ascii="Arial" w:hAnsi="Arial" w:cs="Arial"/>
            <w:sz w:val="16"/>
            <w:szCs w:val="22"/>
          </w:rPr>
          <w:t xml:space="preserve">All the patients have same onset of joint: hip joint. </w:t>
        </w:r>
      </w:ins>
    </w:p>
    <w:p w14:paraId="507E84E5" w14:textId="77777777" w:rsidR="00322EF8" w:rsidRPr="009D13F1" w:rsidRDefault="00322EF8" w:rsidP="009060CA">
      <w:pPr>
        <w:rPr>
          <w:rFonts w:ascii="Arial" w:hAnsi="Arial" w:cs="Arial"/>
          <w:sz w:val="22"/>
          <w:szCs w:val="22"/>
        </w:rPr>
      </w:pPr>
    </w:p>
    <w:p w14:paraId="20BD1990" w14:textId="77777777" w:rsidR="00322EF8" w:rsidRPr="009D13F1" w:rsidRDefault="00322EF8" w:rsidP="009060CA">
      <w:pPr>
        <w:jc w:val="center"/>
        <w:rPr>
          <w:rFonts w:ascii="Arial" w:hAnsi="Arial" w:cs="Arial"/>
          <w:sz w:val="22"/>
          <w:szCs w:val="22"/>
        </w:rPr>
      </w:pPr>
      <w:r w:rsidRPr="009D13F1">
        <w:rPr>
          <w:rFonts w:ascii="Arial" w:hAnsi="Arial" w:cs="Arial"/>
          <w:noProof/>
          <w:sz w:val="22"/>
          <w:szCs w:val="22"/>
          <w:lang w:eastAsia="en-US"/>
        </w:rPr>
        <w:drawing>
          <wp:inline distT="0" distB="0" distL="0" distR="0" wp14:anchorId="3CF237F4" wp14:editId="3359724B">
            <wp:extent cx="4806964" cy="283226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4022" cy="2842316"/>
                    </a:xfrm>
                    <a:prstGeom prst="rect">
                      <a:avLst/>
                    </a:prstGeom>
                    <a:noFill/>
                  </pic:spPr>
                </pic:pic>
              </a:graphicData>
            </a:graphic>
          </wp:inline>
        </w:drawing>
      </w:r>
    </w:p>
    <w:p w14:paraId="118A7106" w14:textId="617BD21D" w:rsidR="00322EF8" w:rsidRPr="009D13F1" w:rsidRDefault="00322EF8" w:rsidP="009060CA">
      <w:pPr>
        <w:jc w:val="center"/>
        <w:rPr>
          <w:rFonts w:ascii="Arial" w:hAnsi="Arial" w:cs="Arial"/>
          <w:sz w:val="22"/>
          <w:szCs w:val="22"/>
        </w:rPr>
      </w:pPr>
      <w:r w:rsidRPr="009D13F1">
        <w:rPr>
          <w:rFonts w:ascii="Arial" w:hAnsi="Arial" w:cs="Arial"/>
          <w:sz w:val="22"/>
          <w:szCs w:val="22"/>
        </w:rPr>
        <w:lastRenderedPageBreak/>
        <w:t>Figure 2. Physical examination, MRI and CT imaging. (</w:t>
      </w:r>
      <w:proofErr w:type="gramStart"/>
      <w:r w:rsidRPr="009D13F1">
        <w:rPr>
          <w:rFonts w:ascii="Arial" w:hAnsi="Arial" w:cs="Arial"/>
          <w:sz w:val="22"/>
          <w:szCs w:val="22"/>
        </w:rPr>
        <w:t>a</w:t>
      </w:r>
      <w:proofErr w:type="gramEnd"/>
      <w:r w:rsidRPr="009D13F1">
        <w:rPr>
          <w:rFonts w:ascii="Arial" w:hAnsi="Arial" w:cs="Arial"/>
          <w:sz w:val="22"/>
          <w:szCs w:val="22"/>
        </w:rPr>
        <w:t>). bilateral short fourth metatarsal, (b). Magn</w:t>
      </w:r>
      <w:r w:rsidR="002474ED">
        <w:rPr>
          <w:rFonts w:ascii="Arial" w:hAnsi="Arial" w:cs="Arial"/>
          <w:sz w:val="22"/>
          <w:szCs w:val="22"/>
        </w:rPr>
        <w:t xml:space="preserve">etic resonance imaging for </w:t>
      </w:r>
      <w:r w:rsidR="002474ED">
        <w:rPr>
          <w:rFonts w:ascii="Arial" w:hAnsi="Arial" w:cs="Arial" w:hint="eastAsia"/>
          <w:sz w:val="22"/>
          <w:szCs w:val="22"/>
        </w:rPr>
        <w:t>sacroiliac</w:t>
      </w:r>
      <w:r w:rsidRPr="009D13F1">
        <w:rPr>
          <w:rFonts w:ascii="Arial" w:hAnsi="Arial" w:cs="Arial"/>
          <w:sz w:val="22"/>
          <w:szCs w:val="22"/>
        </w:rPr>
        <w:t xml:space="preserve"> joint, (c). Computed tomography for </w:t>
      </w:r>
      <w:r w:rsidR="002474ED">
        <w:rPr>
          <w:rFonts w:ascii="Arial" w:hAnsi="Arial" w:cs="Arial" w:hint="eastAsia"/>
          <w:sz w:val="22"/>
          <w:szCs w:val="22"/>
        </w:rPr>
        <w:t>sacroiliac</w:t>
      </w:r>
      <w:r w:rsidRPr="009D13F1">
        <w:rPr>
          <w:rFonts w:ascii="Arial" w:hAnsi="Arial" w:cs="Arial"/>
          <w:sz w:val="22"/>
          <w:szCs w:val="22"/>
        </w:rPr>
        <w:t xml:space="preserve"> joint</w:t>
      </w:r>
      <w:r w:rsidR="00BB33D3">
        <w:rPr>
          <w:rFonts w:ascii="Arial" w:hAnsi="Arial" w:cs="Arial" w:hint="eastAsia"/>
          <w:sz w:val="22"/>
          <w:szCs w:val="22"/>
        </w:rPr>
        <w:t>.</w:t>
      </w:r>
    </w:p>
    <w:p w14:paraId="071EA024" w14:textId="77777777" w:rsidR="00322EF8" w:rsidRPr="009D13F1" w:rsidRDefault="00322EF8" w:rsidP="009060CA">
      <w:pPr>
        <w:rPr>
          <w:rFonts w:ascii="Arial" w:hAnsi="Arial" w:cs="Arial"/>
          <w:sz w:val="22"/>
          <w:szCs w:val="22"/>
        </w:rPr>
      </w:pPr>
    </w:p>
    <w:p w14:paraId="51ADE5B0" w14:textId="77777777" w:rsidR="00836DC8" w:rsidRPr="009D13F1" w:rsidRDefault="00836DC8" w:rsidP="009060CA">
      <w:pPr>
        <w:rPr>
          <w:rFonts w:ascii="Arial" w:hAnsi="Arial" w:cs="Arial"/>
          <w:sz w:val="22"/>
          <w:szCs w:val="22"/>
        </w:rPr>
      </w:pPr>
    </w:p>
    <w:p w14:paraId="17516310" w14:textId="77777777" w:rsidR="00836DC8" w:rsidRPr="009D13F1" w:rsidRDefault="00836DC8" w:rsidP="009060CA">
      <w:pPr>
        <w:rPr>
          <w:rFonts w:ascii="Arial" w:hAnsi="Arial" w:cs="Arial"/>
          <w:sz w:val="22"/>
          <w:szCs w:val="22"/>
        </w:rPr>
      </w:pPr>
    </w:p>
    <w:p w14:paraId="168F4B6E" w14:textId="77777777" w:rsidR="00322EF8" w:rsidRPr="009D13F1" w:rsidRDefault="00322EF8" w:rsidP="009060CA">
      <w:pPr>
        <w:rPr>
          <w:rFonts w:ascii="Arial" w:hAnsi="Arial" w:cs="Arial"/>
          <w:sz w:val="22"/>
          <w:szCs w:val="22"/>
        </w:rPr>
      </w:pPr>
      <w:r w:rsidRPr="009D13F1">
        <w:rPr>
          <w:rFonts w:ascii="Arial" w:hAnsi="Arial" w:cs="Arial"/>
          <w:noProof/>
          <w:sz w:val="22"/>
          <w:szCs w:val="22"/>
          <w:lang w:eastAsia="en-US"/>
        </w:rPr>
        <w:drawing>
          <wp:inline distT="0" distB="0" distL="0" distR="0" wp14:anchorId="583D9F9F" wp14:editId="4F218043">
            <wp:extent cx="4700430" cy="3230088"/>
            <wp:effectExtent l="0" t="0" r="5080" b="8890"/>
            <wp:docPr id="32779" name="Picture 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0436" cy="3243836"/>
                    </a:xfrm>
                    <a:prstGeom prst="rect">
                      <a:avLst/>
                    </a:prstGeom>
                    <a:noFill/>
                  </pic:spPr>
                </pic:pic>
              </a:graphicData>
            </a:graphic>
          </wp:inline>
        </w:drawing>
      </w:r>
    </w:p>
    <w:p w14:paraId="093831EA" w14:textId="5DD9B151" w:rsidR="00B803DE" w:rsidRPr="009D13F1" w:rsidRDefault="002474ED" w:rsidP="009060CA">
      <w:pPr>
        <w:rPr>
          <w:rFonts w:ascii="Arial" w:hAnsi="Arial" w:cs="Arial"/>
          <w:sz w:val="22"/>
          <w:szCs w:val="22"/>
        </w:rPr>
      </w:pPr>
      <w:r>
        <w:rPr>
          <w:rFonts w:ascii="Arial" w:hAnsi="Arial" w:cs="Arial"/>
          <w:sz w:val="22"/>
          <w:szCs w:val="22"/>
        </w:rPr>
        <w:t xml:space="preserve">Figure 3. X-ray and </w:t>
      </w:r>
      <w:r>
        <w:rPr>
          <w:rFonts w:ascii="Arial" w:hAnsi="Arial" w:cs="Arial" w:hint="eastAsia"/>
          <w:sz w:val="22"/>
          <w:szCs w:val="22"/>
        </w:rPr>
        <w:t>CT</w:t>
      </w:r>
      <w:r w:rsidR="00322EF8" w:rsidRPr="009D13F1">
        <w:rPr>
          <w:rFonts w:ascii="Arial" w:hAnsi="Arial" w:cs="Arial"/>
          <w:sz w:val="22"/>
          <w:szCs w:val="22"/>
        </w:rPr>
        <w:t xml:space="preserve"> imaging for both knees</w:t>
      </w:r>
    </w:p>
    <w:p w14:paraId="427B0EDD" w14:textId="059489B1" w:rsidR="00322EF8" w:rsidRPr="009D13F1" w:rsidRDefault="00373EEB" w:rsidP="009060CA">
      <w:pPr>
        <w:rPr>
          <w:rFonts w:ascii="Arial" w:hAnsi="Arial" w:cs="Arial"/>
          <w:sz w:val="22"/>
          <w:szCs w:val="22"/>
        </w:rPr>
      </w:pPr>
      <w:r>
        <w:rPr>
          <w:rFonts w:ascii="Arial" w:hAnsi="Arial" w:cs="Arial"/>
          <w:noProof/>
          <w:sz w:val="22"/>
          <w:szCs w:val="22"/>
          <w:lang w:eastAsia="en-US"/>
        </w:rPr>
        <w:drawing>
          <wp:inline distT="0" distB="0" distL="0" distR="0" wp14:anchorId="2E731003" wp14:editId="50EEA6DF">
            <wp:extent cx="3886200" cy="36170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I-膝.png"/>
                    <pic:cNvPicPr/>
                  </pic:nvPicPr>
                  <pic:blipFill>
                    <a:blip r:embed="rId12">
                      <a:extLst>
                        <a:ext uri="{28A0092B-C50C-407E-A947-70E740481C1C}">
                          <a14:useLocalDpi xmlns:a14="http://schemas.microsoft.com/office/drawing/2010/main" val="0"/>
                        </a:ext>
                      </a:extLst>
                    </a:blip>
                    <a:stretch>
                      <a:fillRect/>
                    </a:stretch>
                  </pic:blipFill>
                  <pic:spPr>
                    <a:xfrm>
                      <a:off x="0" y="0"/>
                      <a:ext cx="3887011" cy="3617816"/>
                    </a:xfrm>
                    <a:prstGeom prst="rect">
                      <a:avLst/>
                    </a:prstGeom>
                  </pic:spPr>
                </pic:pic>
              </a:graphicData>
            </a:graphic>
          </wp:inline>
        </w:drawing>
      </w:r>
    </w:p>
    <w:p w14:paraId="05F6147F" w14:textId="7F826741" w:rsidR="00322EF8" w:rsidRPr="009D13F1" w:rsidRDefault="00322EF8" w:rsidP="009060CA">
      <w:pPr>
        <w:rPr>
          <w:rFonts w:ascii="Arial" w:hAnsi="Arial" w:cs="Arial"/>
          <w:sz w:val="22"/>
          <w:szCs w:val="22"/>
        </w:rPr>
      </w:pPr>
      <w:r w:rsidRPr="009D13F1">
        <w:rPr>
          <w:rFonts w:ascii="Arial" w:hAnsi="Arial" w:cs="Arial"/>
          <w:sz w:val="22"/>
          <w:szCs w:val="22"/>
        </w:rPr>
        <w:t>Figure 4. MRI imaging for right knees</w:t>
      </w:r>
    </w:p>
    <w:p w14:paraId="4C7D084E" w14:textId="77777777" w:rsidR="00322EF8" w:rsidRPr="009D13F1" w:rsidRDefault="00322EF8" w:rsidP="009060CA">
      <w:pPr>
        <w:rPr>
          <w:rFonts w:ascii="Arial" w:hAnsi="Arial" w:cs="Arial"/>
          <w:sz w:val="22"/>
          <w:szCs w:val="22"/>
        </w:rPr>
      </w:pPr>
      <w:r w:rsidRPr="009D13F1">
        <w:rPr>
          <w:rFonts w:ascii="Arial" w:hAnsi="Arial" w:cs="Arial"/>
          <w:noProof/>
          <w:sz w:val="22"/>
          <w:szCs w:val="22"/>
        </w:rPr>
        <w:t xml:space="preserve">     </w:t>
      </w:r>
    </w:p>
    <w:p w14:paraId="1E90CCC0" w14:textId="77777777" w:rsidR="00322EF8" w:rsidRPr="009D13F1" w:rsidRDefault="00322EF8" w:rsidP="009060CA">
      <w:pPr>
        <w:rPr>
          <w:rFonts w:ascii="Arial" w:hAnsi="Arial" w:cs="Arial"/>
          <w:sz w:val="22"/>
          <w:szCs w:val="22"/>
        </w:rPr>
      </w:pPr>
      <w:r w:rsidRPr="009D13F1">
        <w:rPr>
          <w:rFonts w:ascii="Arial" w:hAnsi="Arial" w:cs="Arial"/>
          <w:sz w:val="22"/>
          <w:szCs w:val="22"/>
        </w:rPr>
        <w:lastRenderedPageBreak/>
        <w:t xml:space="preserve">      </w:t>
      </w:r>
      <w:r w:rsidRPr="009D13F1">
        <w:rPr>
          <w:rFonts w:ascii="Arial" w:hAnsi="Arial" w:cs="Arial"/>
          <w:noProof/>
          <w:sz w:val="22"/>
          <w:szCs w:val="22"/>
          <w:lang w:eastAsia="en-US"/>
        </w:rPr>
        <w:drawing>
          <wp:inline distT="0" distB="0" distL="0" distR="0" wp14:anchorId="3DDB478D" wp14:editId="495D7573">
            <wp:extent cx="4752975" cy="4472208"/>
            <wp:effectExtent l="0" t="0" r="0" b="5080"/>
            <wp:docPr id="32799" name="Picture 3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452" cy="4497121"/>
                    </a:xfrm>
                    <a:prstGeom prst="rect">
                      <a:avLst/>
                    </a:prstGeom>
                    <a:noFill/>
                  </pic:spPr>
                </pic:pic>
              </a:graphicData>
            </a:graphic>
          </wp:inline>
        </w:drawing>
      </w:r>
      <w:r w:rsidRPr="009D13F1">
        <w:rPr>
          <w:rFonts w:ascii="Arial" w:hAnsi="Arial" w:cs="Arial"/>
          <w:sz w:val="22"/>
          <w:szCs w:val="22"/>
        </w:rPr>
        <w:t xml:space="preserve">         </w:t>
      </w:r>
    </w:p>
    <w:p w14:paraId="1C06868C" w14:textId="77777777" w:rsidR="00321EA4" w:rsidRDefault="00836DB1" w:rsidP="009060CA">
      <w:pPr>
        <w:rPr>
          <w:ins w:id="94" w:author="Guo, Shicheng" w:date="2019-09-26T20:58:00Z"/>
          <w:rFonts w:ascii="Arial" w:hAnsi="Arial" w:cs="Arial"/>
          <w:sz w:val="22"/>
          <w:szCs w:val="22"/>
        </w:rPr>
      </w:pPr>
      <w:r>
        <w:rPr>
          <w:rFonts w:ascii="Arial" w:hAnsi="Arial" w:cs="Arial"/>
          <w:sz w:val="22"/>
          <w:szCs w:val="22"/>
        </w:rPr>
        <w:t>Figure 5</w:t>
      </w:r>
      <w:r w:rsidR="00126FAF">
        <w:rPr>
          <w:rFonts w:ascii="Arial" w:hAnsi="Arial" w:cs="Arial"/>
          <w:sz w:val="22"/>
          <w:szCs w:val="22"/>
        </w:rPr>
        <w:t xml:space="preserve">. </w:t>
      </w:r>
      <w:r w:rsidRPr="009D13F1">
        <w:rPr>
          <w:rFonts w:ascii="Arial" w:hAnsi="Arial" w:cs="Arial"/>
          <w:sz w:val="22"/>
          <w:szCs w:val="22"/>
        </w:rPr>
        <w:t>X-ray and MRI imaging for left shoulder</w:t>
      </w:r>
    </w:p>
    <w:p w14:paraId="52A610C9" w14:textId="3DB32105" w:rsidR="00CA6E5E" w:rsidRDefault="00836DB1" w:rsidP="009060CA">
      <w:pPr>
        <w:rPr>
          <w:rFonts w:ascii="Arial" w:hAnsi="Arial" w:cs="Arial"/>
          <w:sz w:val="22"/>
          <w:szCs w:val="22"/>
        </w:rPr>
      </w:pPr>
      <w:del w:id="95" w:author="Guo, Shicheng" w:date="2019-09-26T20:58:00Z">
        <w:r w:rsidRPr="009D13F1" w:rsidDel="00321EA4">
          <w:rPr>
            <w:rFonts w:ascii="Arial" w:hAnsi="Arial" w:cs="Arial"/>
            <w:sz w:val="22"/>
            <w:szCs w:val="22"/>
          </w:rPr>
          <w:delText>,</w:delText>
        </w:r>
      </w:del>
    </w:p>
    <w:p w14:paraId="59BA3495" w14:textId="11999954" w:rsidR="00836DB1" w:rsidRDefault="00CA6E5E" w:rsidP="009060CA">
      <w:pPr>
        <w:rPr>
          <w:rFonts w:ascii="Arial" w:hAnsi="Arial" w:cs="Arial"/>
          <w:sz w:val="22"/>
          <w:szCs w:val="22"/>
        </w:rPr>
      </w:pPr>
      <w:r>
        <w:rPr>
          <w:rFonts w:ascii="Arial" w:hAnsi="Arial" w:cs="Arial"/>
          <w:sz w:val="22"/>
          <w:szCs w:val="22"/>
        </w:rPr>
        <w:t>Figure 6.</w:t>
      </w:r>
      <w:r w:rsidR="00126FAF" w:rsidRPr="009D13F1">
        <w:rPr>
          <w:rFonts w:ascii="Arial" w:hAnsi="Arial" w:cs="Arial"/>
          <w:sz w:val="22"/>
          <w:szCs w:val="22"/>
        </w:rPr>
        <w:t>Arthroscopic</w:t>
      </w:r>
      <w:r w:rsidR="00126FAF">
        <w:rPr>
          <w:rFonts w:ascii="Arial" w:hAnsi="Arial" w:cs="Arial"/>
          <w:sz w:val="22"/>
          <w:szCs w:val="22"/>
        </w:rPr>
        <w:t xml:space="preserve"> surgical to remove </w:t>
      </w:r>
      <w:r w:rsidR="00C30B71">
        <w:rPr>
          <w:rFonts w:ascii="Arial" w:hAnsi="Arial" w:cs="Arial" w:hint="eastAsia"/>
          <w:sz w:val="22"/>
          <w:szCs w:val="22"/>
        </w:rPr>
        <w:t>loose</w:t>
      </w:r>
      <w:r w:rsidR="00126FAF">
        <w:rPr>
          <w:rFonts w:ascii="Arial" w:hAnsi="Arial" w:cs="Arial"/>
          <w:sz w:val="22"/>
          <w:szCs w:val="22"/>
        </w:rPr>
        <w:t xml:space="preserve"> bodies</w:t>
      </w:r>
      <w:r w:rsidR="00126FAF">
        <w:rPr>
          <w:rFonts w:ascii="Arial" w:hAnsi="Arial" w:cs="Arial" w:hint="eastAsia"/>
          <w:sz w:val="22"/>
          <w:szCs w:val="22"/>
        </w:rPr>
        <w:t>。</w:t>
      </w:r>
    </w:p>
    <w:p w14:paraId="728FFC4A" w14:textId="77777777" w:rsidR="00322EF8" w:rsidRPr="009D13F1" w:rsidRDefault="00322EF8" w:rsidP="009060CA">
      <w:pPr>
        <w:rPr>
          <w:rFonts w:ascii="Arial" w:hAnsi="Arial" w:cs="Arial"/>
          <w:sz w:val="22"/>
          <w:szCs w:val="22"/>
        </w:rPr>
      </w:pPr>
      <w:r w:rsidRPr="009D13F1">
        <w:rPr>
          <w:rFonts w:ascii="Arial" w:hAnsi="Arial" w:cs="Arial"/>
          <w:noProof/>
          <w:sz w:val="22"/>
          <w:szCs w:val="22"/>
          <w:lang w:eastAsia="en-US"/>
        </w:rPr>
        <mc:AlternateContent>
          <mc:Choice Requires="wpg">
            <w:drawing>
              <wp:inline distT="0" distB="0" distL="0" distR="0" wp14:anchorId="472B9928" wp14:editId="6E9F5B9C">
                <wp:extent cx="5227705" cy="1743619"/>
                <wp:effectExtent l="0" t="0" r="5080" b="9525"/>
                <wp:docPr id="35" name="组 35"/>
                <wp:cNvGraphicFramePr/>
                <a:graphic xmlns:a="http://schemas.openxmlformats.org/drawingml/2006/main">
                  <a:graphicData uri="http://schemas.microsoft.com/office/word/2010/wordprocessingGroup">
                    <wpg:wgp>
                      <wpg:cNvGrpSpPr/>
                      <wpg:grpSpPr>
                        <a:xfrm>
                          <a:off x="0" y="0"/>
                          <a:ext cx="5227705" cy="1743619"/>
                          <a:chOff x="0" y="0"/>
                          <a:chExt cx="7377654" cy="2503135"/>
                        </a:xfrm>
                      </wpg:grpSpPr>
                      <pic:pic xmlns:pic="http://schemas.openxmlformats.org/drawingml/2006/picture">
                        <pic:nvPicPr>
                          <pic:cNvPr id="36" name="图片 36" descr="病理100X--1.pic.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8697"/>
                            <a:ext cx="3311525" cy="248443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pic:pic xmlns:pic="http://schemas.openxmlformats.org/drawingml/2006/picture">
                        <pic:nvPicPr>
                          <pic:cNvPr id="37" name="图片 37" descr="病理200X--2.pic.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066129" y="0"/>
                            <a:ext cx="3311525" cy="248443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g:wgp>
                  </a:graphicData>
                </a:graphic>
              </wp:inline>
            </w:drawing>
          </mc:Choice>
          <mc:Fallback>
            <w:pict>
              <v:group w14:anchorId="61ECD112" id="组 35" o:spid="_x0000_s1026" style="width:411.65pt;height:137.3pt;mso-position-horizontal-relative:char;mso-position-vertical-relative:line" coordsize="73776,2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6" o:spid="_x0000_s1027" type="#_x0000_t75" alt="病理100X--1.pic.jpg" style="position:absolute;top:186;width:33115;height:2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">
                  <v:imagedata r:id="rId16" o:title="病理100X--1.pic"/>
                  <v:path arrowok="t"/>
                </v:shape>
                <v:shape id="图片 37" o:spid="_x0000_s1028" type="#_x0000_t75" alt="病理200X--2.pic.jpg" style="position:absolute;left:40661;width:33115;height:2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">
                  <v:imagedata r:id="rId17" o:title="病理200X--2.pic"/>
                  <v:path arrowok="t"/>
                </v:shape>
                <w10:anchorlock/>
              </v:group>
            </w:pict>
          </mc:Fallback>
        </mc:AlternateContent>
      </w:r>
    </w:p>
    <w:p w14:paraId="18CE8E08" w14:textId="2FB4EE51" w:rsidR="00322EF8" w:rsidRPr="009D13F1" w:rsidRDefault="00652FA3" w:rsidP="009060CA">
      <w:pPr>
        <w:jc w:val="left"/>
        <w:rPr>
          <w:rFonts w:ascii="Arial" w:hAnsi="Arial" w:cs="Arial"/>
          <w:sz w:val="22"/>
          <w:szCs w:val="22"/>
        </w:rPr>
      </w:pPr>
      <w:del w:id="96" w:author="Guo, Shicheng" w:date="2019-09-27T09:54:00Z">
        <w:r w:rsidDel="00753108">
          <w:rPr>
            <w:rFonts w:ascii="Arial" w:hAnsi="Arial" w:cs="Arial"/>
            <w:sz w:val="22"/>
            <w:szCs w:val="22"/>
          </w:rPr>
          <w:delText xml:space="preserve">     </w:delText>
        </w:r>
      </w:del>
      <w:del w:id="97" w:author="Guo, Shicheng" w:date="2019-09-26T23:01:00Z">
        <w:r w:rsidDel="00AB7E98">
          <w:rPr>
            <w:rFonts w:ascii="Arial" w:hAnsi="Arial" w:cs="Arial"/>
            <w:sz w:val="22"/>
            <w:szCs w:val="22"/>
          </w:rPr>
          <w:delText xml:space="preserve"> </w:delText>
        </w:r>
      </w:del>
      <w:r>
        <w:rPr>
          <w:rFonts w:ascii="Arial" w:hAnsi="Arial" w:cs="Arial"/>
          <w:sz w:val="22"/>
          <w:szCs w:val="22"/>
        </w:rPr>
        <w:t>Figure 7</w:t>
      </w:r>
      <w:r w:rsidR="00322EF8" w:rsidRPr="009D13F1">
        <w:rPr>
          <w:rFonts w:ascii="Arial" w:hAnsi="Arial" w:cs="Arial"/>
          <w:sz w:val="22"/>
          <w:szCs w:val="22"/>
        </w:rPr>
        <w:t>. Pathological histomorphological results (x100 and x200)</w:t>
      </w:r>
    </w:p>
    <w:p w14:paraId="6427F2FE" w14:textId="23F04CAB" w:rsidR="001E21D9" w:rsidRPr="00753108" w:rsidRDefault="001E21D9" w:rsidP="00753108">
      <w:pPr>
        <w:rPr>
          <w:rFonts w:ascii="Arial" w:hAnsi="Arial" w:cs="Arial"/>
          <w:sz w:val="22"/>
          <w:szCs w:val="22"/>
          <w:rPrChange w:id="98" w:author="Guo, Shicheng" w:date="2019-09-27T09:54:00Z">
            <w:rPr/>
          </w:rPrChange>
        </w:rPr>
        <w:pPrChange w:id="99" w:author="Guo, Shicheng" w:date="2019-09-27T09:54:00Z">
          <w:pPr/>
        </w:pPrChange>
      </w:pPr>
    </w:p>
    <w:p w14:paraId="3A99CD61" w14:textId="3968CED1" w:rsidR="00AA5A46" w:rsidRDefault="00AA5A46" w:rsidP="009060CA">
      <w:pPr>
        <w:rPr>
          <w:rFonts w:ascii="Arial" w:hAnsi="Arial" w:cs="Arial"/>
          <w:sz w:val="22"/>
          <w:szCs w:val="22"/>
        </w:rPr>
      </w:pPr>
    </w:p>
    <w:p w14:paraId="04D2F3D5" w14:textId="2BE0E5EE" w:rsidR="00AA5A46" w:rsidRDefault="00AA5A46" w:rsidP="009060CA">
      <w:pPr>
        <w:rPr>
          <w:rFonts w:ascii="Arial" w:hAnsi="Arial" w:cs="Arial"/>
          <w:sz w:val="22"/>
          <w:szCs w:val="22"/>
        </w:rPr>
      </w:pPr>
    </w:p>
    <w:p w14:paraId="6DE1B419" w14:textId="06C71EB8" w:rsidR="00AA5A46" w:rsidRDefault="00AA5A46" w:rsidP="009060CA">
      <w:pPr>
        <w:rPr>
          <w:rFonts w:ascii="Arial" w:hAnsi="Arial" w:cs="Arial"/>
          <w:sz w:val="22"/>
          <w:szCs w:val="22"/>
        </w:rPr>
      </w:pPr>
    </w:p>
    <w:p w14:paraId="1FF2213B" w14:textId="26F1AA9A" w:rsidR="00AA5A46" w:rsidRDefault="00AA5A46" w:rsidP="009060CA">
      <w:pPr>
        <w:rPr>
          <w:rFonts w:ascii="Arial" w:hAnsi="Arial" w:cs="Arial"/>
          <w:sz w:val="22"/>
          <w:szCs w:val="22"/>
        </w:rPr>
      </w:pPr>
    </w:p>
    <w:p w14:paraId="202AAB71" w14:textId="1FFFCB32" w:rsidR="00AA5A46" w:rsidRDefault="00AA5A46" w:rsidP="009060CA">
      <w:pPr>
        <w:rPr>
          <w:rFonts w:ascii="Arial" w:hAnsi="Arial" w:cs="Arial"/>
          <w:sz w:val="22"/>
          <w:szCs w:val="22"/>
        </w:rPr>
      </w:pPr>
    </w:p>
    <w:p w14:paraId="3322F908" w14:textId="5FB886C4" w:rsidR="00AA5A46" w:rsidRDefault="00AA5A46" w:rsidP="009060CA">
      <w:pPr>
        <w:rPr>
          <w:rFonts w:ascii="Arial" w:hAnsi="Arial" w:cs="Arial"/>
          <w:sz w:val="22"/>
          <w:szCs w:val="22"/>
        </w:rPr>
      </w:pPr>
    </w:p>
    <w:p w14:paraId="4516E565" w14:textId="1A6B2584" w:rsidR="00AA5A46" w:rsidRDefault="00AA5A46" w:rsidP="009060CA">
      <w:pPr>
        <w:rPr>
          <w:rFonts w:ascii="Arial" w:hAnsi="Arial" w:cs="Arial"/>
          <w:sz w:val="22"/>
          <w:szCs w:val="22"/>
        </w:rPr>
      </w:pPr>
    </w:p>
    <w:p w14:paraId="1B8AF9EB" w14:textId="3DA2725B" w:rsidR="00AA5A46" w:rsidRDefault="00AA5A46" w:rsidP="009060CA">
      <w:pPr>
        <w:rPr>
          <w:rFonts w:ascii="Arial" w:hAnsi="Arial" w:cs="Arial"/>
          <w:sz w:val="22"/>
          <w:szCs w:val="22"/>
        </w:rPr>
      </w:pPr>
    </w:p>
    <w:p w14:paraId="7B3EF617" w14:textId="77777777" w:rsidR="004A5C1C" w:rsidRPr="009D13F1" w:rsidRDefault="001E21D9" w:rsidP="009060CA">
      <w:pPr>
        <w:pStyle w:val="EndNoteBibliography"/>
        <w:ind w:left="720" w:hanging="720"/>
        <w:rPr>
          <w:rFonts w:ascii="Arial" w:hAnsi="Arial" w:cs="Arial"/>
          <w:sz w:val="22"/>
          <w:szCs w:val="22"/>
        </w:rPr>
      </w:pPr>
      <w:r w:rsidRPr="009D13F1">
        <w:rPr>
          <w:rFonts w:ascii="Arial" w:hAnsi="Arial" w:cs="Arial"/>
          <w:sz w:val="22"/>
          <w:szCs w:val="22"/>
        </w:rPr>
        <w:fldChar w:fldCharType="begin"/>
      </w:r>
      <w:r w:rsidRPr="009D13F1">
        <w:rPr>
          <w:rFonts w:ascii="Arial" w:hAnsi="Arial" w:cs="Arial"/>
          <w:sz w:val="22"/>
          <w:szCs w:val="22"/>
        </w:rPr>
        <w:instrText xml:space="preserve"> ADDIN EN.REFLIST </w:instrText>
      </w:r>
      <w:r w:rsidRPr="009D13F1">
        <w:rPr>
          <w:rFonts w:ascii="Arial" w:hAnsi="Arial" w:cs="Arial"/>
          <w:sz w:val="22"/>
          <w:szCs w:val="22"/>
        </w:rPr>
        <w:fldChar w:fldCharType="separate"/>
      </w:r>
      <w:r w:rsidR="004A5C1C" w:rsidRPr="009D13F1">
        <w:rPr>
          <w:rFonts w:ascii="Arial" w:hAnsi="Arial" w:cs="Arial"/>
          <w:sz w:val="22"/>
          <w:szCs w:val="22"/>
        </w:rPr>
        <w:t>1.</w:t>
      </w:r>
      <w:r w:rsidR="004A5C1C" w:rsidRPr="009D13F1">
        <w:rPr>
          <w:rFonts w:ascii="Arial" w:hAnsi="Arial" w:cs="Arial"/>
          <w:sz w:val="22"/>
          <w:szCs w:val="22"/>
        </w:rPr>
        <w:tab/>
        <w:t xml:space="preserve">Li, H. and R. Durbin, </w:t>
      </w:r>
      <w:r w:rsidR="004A5C1C" w:rsidRPr="009D13F1">
        <w:rPr>
          <w:rFonts w:ascii="Arial" w:hAnsi="Arial" w:cs="Arial"/>
          <w:i/>
          <w:sz w:val="22"/>
          <w:szCs w:val="22"/>
        </w:rPr>
        <w:t>Fast and accurate short read alignment with Burrows-Wheeler transform.</w:t>
      </w:r>
      <w:r w:rsidR="004A5C1C" w:rsidRPr="009D13F1">
        <w:rPr>
          <w:rFonts w:ascii="Arial" w:hAnsi="Arial" w:cs="Arial"/>
          <w:sz w:val="22"/>
          <w:szCs w:val="22"/>
        </w:rPr>
        <w:t xml:space="preserve"> Bioinformatics, 2009. </w:t>
      </w:r>
      <w:r w:rsidR="004A5C1C" w:rsidRPr="009D13F1">
        <w:rPr>
          <w:rFonts w:ascii="Arial" w:hAnsi="Arial" w:cs="Arial"/>
          <w:b/>
          <w:sz w:val="22"/>
          <w:szCs w:val="22"/>
        </w:rPr>
        <w:t>25</w:t>
      </w:r>
      <w:r w:rsidR="004A5C1C" w:rsidRPr="009D13F1">
        <w:rPr>
          <w:rFonts w:ascii="Arial" w:hAnsi="Arial" w:cs="Arial"/>
          <w:sz w:val="22"/>
          <w:szCs w:val="22"/>
        </w:rPr>
        <w:t>(14): p. 1754-60.</w:t>
      </w:r>
    </w:p>
    <w:p w14:paraId="176110C2"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2.</w:t>
      </w:r>
      <w:r w:rsidRPr="009D13F1">
        <w:rPr>
          <w:rFonts w:ascii="Arial" w:hAnsi="Arial" w:cs="Arial"/>
          <w:sz w:val="22"/>
          <w:szCs w:val="22"/>
        </w:rPr>
        <w:tab/>
        <w:t xml:space="preserve">McKenna, A., et al., </w:t>
      </w:r>
      <w:r w:rsidRPr="009D13F1">
        <w:rPr>
          <w:rFonts w:ascii="Arial" w:hAnsi="Arial" w:cs="Arial"/>
          <w:i/>
          <w:sz w:val="22"/>
          <w:szCs w:val="22"/>
        </w:rPr>
        <w:t>The Genome Analysis Toolkit: a MapReduce framework for analyzing next-generation DNA sequencing data.</w:t>
      </w:r>
      <w:r w:rsidRPr="009D13F1">
        <w:rPr>
          <w:rFonts w:ascii="Arial" w:hAnsi="Arial" w:cs="Arial"/>
          <w:sz w:val="22"/>
          <w:szCs w:val="22"/>
        </w:rPr>
        <w:t xml:space="preserve"> Genome Res, 2010. </w:t>
      </w:r>
      <w:r w:rsidRPr="009D13F1">
        <w:rPr>
          <w:rFonts w:ascii="Arial" w:hAnsi="Arial" w:cs="Arial"/>
          <w:b/>
          <w:sz w:val="22"/>
          <w:szCs w:val="22"/>
        </w:rPr>
        <w:t>20</w:t>
      </w:r>
      <w:r w:rsidRPr="009D13F1">
        <w:rPr>
          <w:rFonts w:ascii="Arial" w:hAnsi="Arial" w:cs="Arial"/>
          <w:sz w:val="22"/>
          <w:szCs w:val="22"/>
        </w:rPr>
        <w:t>(9): p. 1297-303.</w:t>
      </w:r>
    </w:p>
    <w:p w14:paraId="204B4732"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3.</w:t>
      </w:r>
      <w:r w:rsidRPr="009D13F1">
        <w:rPr>
          <w:rFonts w:ascii="Arial" w:hAnsi="Arial" w:cs="Arial"/>
          <w:sz w:val="22"/>
          <w:szCs w:val="22"/>
        </w:rPr>
        <w:tab/>
        <w:t xml:space="preserve">Li, H., et al., </w:t>
      </w:r>
      <w:r w:rsidRPr="009D13F1">
        <w:rPr>
          <w:rFonts w:ascii="Arial" w:hAnsi="Arial" w:cs="Arial"/>
          <w:i/>
          <w:sz w:val="22"/>
          <w:szCs w:val="22"/>
        </w:rPr>
        <w:t>The Sequence Alignment/Map format and SAMtools.</w:t>
      </w:r>
      <w:r w:rsidRPr="009D13F1">
        <w:rPr>
          <w:rFonts w:ascii="Arial" w:hAnsi="Arial" w:cs="Arial"/>
          <w:sz w:val="22"/>
          <w:szCs w:val="22"/>
        </w:rPr>
        <w:t xml:space="preserve"> Bioinformatics, 2009. </w:t>
      </w:r>
      <w:r w:rsidRPr="009D13F1">
        <w:rPr>
          <w:rFonts w:ascii="Arial" w:hAnsi="Arial" w:cs="Arial"/>
          <w:b/>
          <w:sz w:val="22"/>
          <w:szCs w:val="22"/>
        </w:rPr>
        <w:t>25</w:t>
      </w:r>
      <w:r w:rsidRPr="009D13F1">
        <w:rPr>
          <w:rFonts w:ascii="Arial" w:hAnsi="Arial" w:cs="Arial"/>
          <w:sz w:val="22"/>
          <w:szCs w:val="22"/>
        </w:rPr>
        <w:t>(16): p. 2078-9.</w:t>
      </w:r>
    </w:p>
    <w:p w14:paraId="3DC92221"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4.</w:t>
      </w:r>
      <w:r w:rsidRPr="009D13F1">
        <w:rPr>
          <w:rFonts w:ascii="Arial" w:hAnsi="Arial" w:cs="Arial"/>
          <w:sz w:val="22"/>
          <w:szCs w:val="22"/>
        </w:rPr>
        <w:tab/>
        <w:t xml:space="preserve">Koboldt, D.C., et al., </w:t>
      </w:r>
      <w:r w:rsidRPr="009D13F1">
        <w:rPr>
          <w:rFonts w:ascii="Arial" w:hAnsi="Arial" w:cs="Arial"/>
          <w:i/>
          <w:sz w:val="22"/>
          <w:szCs w:val="22"/>
        </w:rPr>
        <w:t>VarScan 2: somatic mutation and copy number alteration discovery in cancer by exome sequencing.</w:t>
      </w:r>
      <w:r w:rsidRPr="009D13F1">
        <w:rPr>
          <w:rFonts w:ascii="Arial" w:hAnsi="Arial" w:cs="Arial"/>
          <w:sz w:val="22"/>
          <w:szCs w:val="22"/>
        </w:rPr>
        <w:t xml:space="preserve"> Genome Res, 2012. </w:t>
      </w:r>
      <w:r w:rsidRPr="009D13F1">
        <w:rPr>
          <w:rFonts w:ascii="Arial" w:hAnsi="Arial" w:cs="Arial"/>
          <w:b/>
          <w:sz w:val="22"/>
          <w:szCs w:val="22"/>
        </w:rPr>
        <w:t>22</w:t>
      </w:r>
      <w:r w:rsidRPr="009D13F1">
        <w:rPr>
          <w:rFonts w:ascii="Arial" w:hAnsi="Arial" w:cs="Arial"/>
          <w:sz w:val="22"/>
          <w:szCs w:val="22"/>
        </w:rPr>
        <w:t>(3): p. 568-76.</w:t>
      </w:r>
    </w:p>
    <w:p w14:paraId="75F00EFC"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5.</w:t>
      </w:r>
      <w:r w:rsidRPr="009D13F1">
        <w:rPr>
          <w:rFonts w:ascii="Arial" w:hAnsi="Arial" w:cs="Arial"/>
          <w:sz w:val="22"/>
          <w:szCs w:val="22"/>
        </w:rPr>
        <w:tab/>
        <w:t xml:space="preserve">Talevich, E., et al., </w:t>
      </w:r>
      <w:r w:rsidRPr="009D13F1">
        <w:rPr>
          <w:rFonts w:ascii="Arial" w:hAnsi="Arial" w:cs="Arial"/>
          <w:i/>
          <w:sz w:val="22"/>
          <w:szCs w:val="22"/>
        </w:rPr>
        <w:t>CNVkit: Genome-Wide Copy Number Detection and Visualization from Targeted DNA Sequencing.</w:t>
      </w:r>
      <w:r w:rsidRPr="009D13F1">
        <w:rPr>
          <w:rFonts w:ascii="Arial" w:hAnsi="Arial" w:cs="Arial"/>
          <w:sz w:val="22"/>
          <w:szCs w:val="22"/>
        </w:rPr>
        <w:t xml:space="preserve"> PLoS Comput Biol, 2016. </w:t>
      </w:r>
      <w:r w:rsidRPr="009D13F1">
        <w:rPr>
          <w:rFonts w:ascii="Arial" w:hAnsi="Arial" w:cs="Arial"/>
          <w:b/>
          <w:sz w:val="22"/>
          <w:szCs w:val="22"/>
        </w:rPr>
        <w:t>12</w:t>
      </w:r>
      <w:r w:rsidRPr="009D13F1">
        <w:rPr>
          <w:rFonts w:ascii="Arial" w:hAnsi="Arial" w:cs="Arial"/>
          <w:sz w:val="22"/>
          <w:szCs w:val="22"/>
        </w:rPr>
        <w:t>(4): p. e1004873.</w:t>
      </w:r>
    </w:p>
    <w:p w14:paraId="1D8B2C42"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6.</w:t>
      </w:r>
      <w:r w:rsidRPr="009D13F1">
        <w:rPr>
          <w:rFonts w:ascii="Arial" w:hAnsi="Arial" w:cs="Arial"/>
          <w:sz w:val="22"/>
          <w:szCs w:val="22"/>
        </w:rPr>
        <w:tab/>
        <w:t xml:space="preserve">Amarasinghe, K.C., et al., </w:t>
      </w:r>
      <w:r w:rsidRPr="009D13F1">
        <w:rPr>
          <w:rFonts w:ascii="Arial" w:hAnsi="Arial" w:cs="Arial"/>
          <w:i/>
          <w:sz w:val="22"/>
          <w:szCs w:val="22"/>
        </w:rPr>
        <w:t>Inferring copy number and genotype in tumour exome data.</w:t>
      </w:r>
      <w:r w:rsidRPr="009D13F1">
        <w:rPr>
          <w:rFonts w:ascii="Arial" w:hAnsi="Arial" w:cs="Arial"/>
          <w:sz w:val="22"/>
          <w:szCs w:val="22"/>
        </w:rPr>
        <w:t xml:space="preserve"> BMC Genomics, 2014. </w:t>
      </w:r>
      <w:r w:rsidRPr="009D13F1">
        <w:rPr>
          <w:rFonts w:ascii="Arial" w:hAnsi="Arial" w:cs="Arial"/>
          <w:b/>
          <w:sz w:val="22"/>
          <w:szCs w:val="22"/>
        </w:rPr>
        <w:t>15</w:t>
      </w:r>
      <w:r w:rsidRPr="009D13F1">
        <w:rPr>
          <w:rFonts w:ascii="Arial" w:hAnsi="Arial" w:cs="Arial"/>
          <w:sz w:val="22"/>
          <w:szCs w:val="22"/>
        </w:rPr>
        <w:t>: p. 732.</w:t>
      </w:r>
    </w:p>
    <w:p w14:paraId="12C95774"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7.</w:t>
      </w:r>
      <w:r w:rsidRPr="009D13F1">
        <w:rPr>
          <w:rFonts w:ascii="Arial" w:hAnsi="Arial" w:cs="Arial"/>
          <w:sz w:val="22"/>
          <w:szCs w:val="22"/>
        </w:rPr>
        <w:tab/>
        <w:t xml:space="preserve">McLaren, W., et al., </w:t>
      </w:r>
      <w:r w:rsidRPr="009D13F1">
        <w:rPr>
          <w:rFonts w:ascii="Arial" w:hAnsi="Arial" w:cs="Arial"/>
          <w:i/>
          <w:sz w:val="22"/>
          <w:szCs w:val="22"/>
        </w:rPr>
        <w:t>The Ensembl Variant Effect Predictor.</w:t>
      </w:r>
      <w:r w:rsidRPr="009D13F1">
        <w:rPr>
          <w:rFonts w:ascii="Arial" w:hAnsi="Arial" w:cs="Arial"/>
          <w:sz w:val="22"/>
          <w:szCs w:val="22"/>
        </w:rPr>
        <w:t xml:space="preserve"> Genome Biol, 2016. </w:t>
      </w:r>
      <w:r w:rsidRPr="009D13F1">
        <w:rPr>
          <w:rFonts w:ascii="Arial" w:hAnsi="Arial" w:cs="Arial"/>
          <w:b/>
          <w:sz w:val="22"/>
          <w:szCs w:val="22"/>
        </w:rPr>
        <w:t>17</w:t>
      </w:r>
      <w:r w:rsidRPr="009D13F1">
        <w:rPr>
          <w:rFonts w:ascii="Arial" w:hAnsi="Arial" w:cs="Arial"/>
          <w:sz w:val="22"/>
          <w:szCs w:val="22"/>
        </w:rPr>
        <w:t>(1): p. 122.</w:t>
      </w:r>
    </w:p>
    <w:p w14:paraId="7FB33BFE" w14:textId="77777777" w:rsidR="004A5C1C" w:rsidRPr="009D13F1" w:rsidRDefault="004A5C1C" w:rsidP="009060CA">
      <w:pPr>
        <w:pStyle w:val="EndNoteBibliography"/>
        <w:ind w:left="720" w:hanging="720"/>
        <w:rPr>
          <w:rFonts w:ascii="Arial" w:hAnsi="Arial" w:cs="Arial"/>
          <w:sz w:val="22"/>
          <w:szCs w:val="22"/>
        </w:rPr>
      </w:pPr>
      <w:r w:rsidRPr="009D13F1">
        <w:rPr>
          <w:rFonts w:ascii="Arial" w:hAnsi="Arial" w:cs="Arial"/>
          <w:sz w:val="22"/>
          <w:szCs w:val="22"/>
        </w:rPr>
        <w:t>8.</w:t>
      </w:r>
      <w:r w:rsidRPr="009D13F1">
        <w:rPr>
          <w:rFonts w:ascii="Arial" w:hAnsi="Arial" w:cs="Arial"/>
          <w:sz w:val="22"/>
          <w:szCs w:val="22"/>
        </w:rPr>
        <w:tab/>
        <w:t xml:space="preserve">Yang, H. and K. Wang, </w:t>
      </w:r>
      <w:r w:rsidRPr="009D13F1">
        <w:rPr>
          <w:rFonts w:ascii="Arial" w:hAnsi="Arial" w:cs="Arial"/>
          <w:i/>
          <w:sz w:val="22"/>
          <w:szCs w:val="22"/>
        </w:rPr>
        <w:t>Genomic variant annotation and prioritization with ANNOVAR and wANNOVAR.</w:t>
      </w:r>
      <w:r w:rsidRPr="009D13F1">
        <w:rPr>
          <w:rFonts w:ascii="Arial" w:hAnsi="Arial" w:cs="Arial"/>
          <w:sz w:val="22"/>
          <w:szCs w:val="22"/>
        </w:rPr>
        <w:t xml:space="preserve"> Nat Protoc, 2015. </w:t>
      </w:r>
      <w:r w:rsidRPr="009D13F1">
        <w:rPr>
          <w:rFonts w:ascii="Arial" w:hAnsi="Arial" w:cs="Arial"/>
          <w:b/>
          <w:sz w:val="22"/>
          <w:szCs w:val="22"/>
        </w:rPr>
        <w:t>10</w:t>
      </w:r>
      <w:r w:rsidRPr="009D13F1">
        <w:rPr>
          <w:rFonts w:ascii="Arial" w:hAnsi="Arial" w:cs="Arial"/>
          <w:sz w:val="22"/>
          <w:szCs w:val="22"/>
        </w:rPr>
        <w:t>(10): p. 1556-66.</w:t>
      </w:r>
    </w:p>
    <w:p w14:paraId="2852134A" w14:textId="3B9FE223" w:rsidR="00836DC8" w:rsidRPr="009D13F1" w:rsidRDefault="001E21D9" w:rsidP="009060CA">
      <w:pPr>
        <w:rPr>
          <w:rFonts w:ascii="Arial" w:hAnsi="Arial" w:cs="Arial"/>
          <w:sz w:val="22"/>
          <w:szCs w:val="22"/>
        </w:rPr>
      </w:pPr>
      <w:r w:rsidRPr="009D13F1">
        <w:rPr>
          <w:rFonts w:ascii="Arial" w:hAnsi="Arial" w:cs="Arial"/>
          <w:sz w:val="22"/>
          <w:szCs w:val="22"/>
        </w:rPr>
        <w:fldChar w:fldCharType="end"/>
      </w:r>
    </w:p>
    <w:sectPr w:rsidR="00836DC8" w:rsidRPr="009D13F1" w:rsidSect="00355116">
      <w:pgSz w:w="11900" w:h="16840"/>
      <w:pgMar w:top="720" w:right="720" w:bottom="720" w:left="72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Heiti SC Light">
    <w:altName w:val="Arial Unicode MS"/>
    <w:charset w:val="50"/>
    <w:family w:val="auto"/>
    <w:pitch w:val="variable"/>
    <w:sig w:usb0="00000000" w:usb1="080E004A" w:usb2="00000010" w:usb3="00000000" w:csb0="003E0000" w:csb1="00000000"/>
  </w:font>
  <w:font w:name="Microsoft YaHei">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B1493B"/>
    <w:multiLevelType w:val="hybridMultilevel"/>
    <w:tmpl w:val="9EE4187E"/>
    <w:lvl w:ilvl="0" w:tplc="8F82D63E">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revisionView w:markup="0"/>
  <w:trackRevisions/>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9520&lt;/item&gt;&lt;item&gt;11201&lt;/item&gt;&lt;item&gt;11207&lt;/item&gt;&lt;item&gt;11208&lt;/item&gt;&lt;item&gt;11209&lt;/item&gt;&lt;item&gt;11219&lt;/item&gt;&lt;item&gt;11220&lt;/item&gt;&lt;/record-ids&gt;&lt;/item&gt;&lt;/Libraries&gt;"/>
  </w:docVars>
  <w:rsids>
    <w:rsidRoot w:val="00CE147B"/>
    <w:rsid w:val="0000100A"/>
    <w:rsid w:val="000060A9"/>
    <w:rsid w:val="00012BB1"/>
    <w:rsid w:val="00017F04"/>
    <w:rsid w:val="0002644C"/>
    <w:rsid w:val="000268FF"/>
    <w:rsid w:val="00033478"/>
    <w:rsid w:val="00035267"/>
    <w:rsid w:val="00035C77"/>
    <w:rsid w:val="00042831"/>
    <w:rsid w:val="000442E4"/>
    <w:rsid w:val="00047555"/>
    <w:rsid w:val="00050CF1"/>
    <w:rsid w:val="000520A3"/>
    <w:rsid w:val="000522F4"/>
    <w:rsid w:val="00053137"/>
    <w:rsid w:val="000606F5"/>
    <w:rsid w:val="00064A3A"/>
    <w:rsid w:val="00071000"/>
    <w:rsid w:val="00071562"/>
    <w:rsid w:val="000769E6"/>
    <w:rsid w:val="00082550"/>
    <w:rsid w:val="00084411"/>
    <w:rsid w:val="000918EE"/>
    <w:rsid w:val="000965BC"/>
    <w:rsid w:val="000A076D"/>
    <w:rsid w:val="000A1056"/>
    <w:rsid w:val="000A1E73"/>
    <w:rsid w:val="000B1933"/>
    <w:rsid w:val="000B42AA"/>
    <w:rsid w:val="000B5F56"/>
    <w:rsid w:val="000C14DA"/>
    <w:rsid w:val="000C42E2"/>
    <w:rsid w:val="000D4426"/>
    <w:rsid w:val="000D4A8E"/>
    <w:rsid w:val="000E1C49"/>
    <w:rsid w:val="000E2296"/>
    <w:rsid w:val="000E6E5F"/>
    <w:rsid w:val="000F3DBB"/>
    <w:rsid w:val="000F7CD8"/>
    <w:rsid w:val="001017D0"/>
    <w:rsid w:val="001038D2"/>
    <w:rsid w:val="00104FCE"/>
    <w:rsid w:val="00110386"/>
    <w:rsid w:val="001114BB"/>
    <w:rsid w:val="00112F9A"/>
    <w:rsid w:val="0011377A"/>
    <w:rsid w:val="001160FA"/>
    <w:rsid w:val="0011632C"/>
    <w:rsid w:val="001256EB"/>
    <w:rsid w:val="00126FAF"/>
    <w:rsid w:val="001343B6"/>
    <w:rsid w:val="001343FB"/>
    <w:rsid w:val="001361F3"/>
    <w:rsid w:val="001364E7"/>
    <w:rsid w:val="00136CA7"/>
    <w:rsid w:val="00137428"/>
    <w:rsid w:val="0014679A"/>
    <w:rsid w:val="001506E5"/>
    <w:rsid w:val="001534BB"/>
    <w:rsid w:val="001535AA"/>
    <w:rsid w:val="00153E6E"/>
    <w:rsid w:val="00157244"/>
    <w:rsid w:val="00157849"/>
    <w:rsid w:val="00165F76"/>
    <w:rsid w:val="00170650"/>
    <w:rsid w:val="00172220"/>
    <w:rsid w:val="00180F3B"/>
    <w:rsid w:val="00182734"/>
    <w:rsid w:val="0018502F"/>
    <w:rsid w:val="00192CBF"/>
    <w:rsid w:val="00196293"/>
    <w:rsid w:val="001962D5"/>
    <w:rsid w:val="001A5F4F"/>
    <w:rsid w:val="001A69FE"/>
    <w:rsid w:val="001B12C4"/>
    <w:rsid w:val="001B324C"/>
    <w:rsid w:val="001B7612"/>
    <w:rsid w:val="001C1DA4"/>
    <w:rsid w:val="001D2E7B"/>
    <w:rsid w:val="001E21D9"/>
    <w:rsid w:val="001E38B0"/>
    <w:rsid w:val="001E51EB"/>
    <w:rsid w:val="001F1E36"/>
    <w:rsid w:val="001F1E90"/>
    <w:rsid w:val="001F6ED9"/>
    <w:rsid w:val="002020F1"/>
    <w:rsid w:val="00210E93"/>
    <w:rsid w:val="00220C13"/>
    <w:rsid w:val="00222372"/>
    <w:rsid w:val="00227340"/>
    <w:rsid w:val="002324D0"/>
    <w:rsid w:val="002333F2"/>
    <w:rsid w:val="00233EC9"/>
    <w:rsid w:val="00236210"/>
    <w:rsid w:val="00236449"/>
    <w:rsid w:val="00241D8D"/>
    <w:rsid w:val="0024709D"/>
    <w:rsid w:val="002474ED"/>
    <w:rsid w:val="00253674"/>
    <w:rsid w:val="002545D4"/>
    <w:rsid w:val="00254B88"/>
    <w:rsid w:val="00256F1C"/>
    <w:rsid w:val="00262278"/>
    <w:rsid w:val="0026441C"/>
    <w:rsid w:val="002645CC"/>
    <w:rsid w:val="002670BB"/>
    <w:rsid w:val="0026784C"/>
    <w:rsid w:val="0027279E"/>
    <w:rsid w:val="00273D73"/>
    <w:rsid w:val="0027779F"/>
    <w:rsid w:val="002823C9"/>
    <w:rsid w:val="002828B7"/>
    <w:rsid w:val="002845D6"/>
    <w:rsid w:val="0029377B"/>
    <w:rsid w:val="00294AE8"/>
    <w:rsid w:val="002A143F"/>
    <w:rsid w:val="002A2A56"/>
    <w:rsid w:val="002A5D20"/>
    <w:rsid w:val="002B51C8"/>
    <w:rsid w:val="002C003A"/>
    <w:rsid w:val="002D3C49"/>
    <w:rsid w:val="002D50C0"/>
    <w:rsid w:val="002D57B9"/>
    <w:rsid w:val="002D5D75"/>
    <w:rsid w:val="002D703A"/>
    <w:rsid w:val="002E2951"/>
    <w:rsid w:val="002E452B"/>
    <w:rsid w:val="002F05AB"/>
    <w:rsid w:val="002F53A3"/>
    <w:rsid w:val="0030158A"/>
    <w:rsid w:val="00303CAB"/>
    <w:rsid w:val="00305012"/>
    <w:rsid w:val="00306E97"/>
    <w:rsid w:val="00310409"/>
    <w:rsid w:val="003118B1"/>
    <w:rsid w:val="00312B83"/>
    <w:rsid w:val="00315B5A"/>
    <w:rsid w:val="003216B5"/>
    <w:rsid w:val="00321EA4"/>
    <w:rsid w:val="00322EF8"/>
    <w:rsid w:val="003322D6"/>
    <w:rsid w:val="003329B0"/>
    <w:rsid w:val="00332EDC"/>
    <w:rsid w:val="00333F36"/>
    <w:rsid w:val="00334372"/>
    <w:rsid w:val="003468A2"/>
    <w:rsid w:val="00355116"/>
    <w:rsid w:val="00355DFC"/>
    <w:rsid w:val="0035738F"/>
    <w:rsid w:val="003646AA"/>
    <w:rsid w:val="00373EEB"/>
    <w:rsid w:val="0037662D"/>
    <w:rsid w:val="003807C2"/>
    <w:rsid w:val="003830DC"/>
    <w:rsid w:val="00387A69"/>
    <w:rsid w:val="00393B87"/>
    <w:rsid w:val="00394CCD"/>
    <w:rsid w:val="00396487"/>
    <w:rsid w:val="003A5DFA"/>
    <w:rsid w:val="003B1D06"/>
    <w:rsid w:val="003B33D0"/>
    <w:rsid w:val="003B7B2D"/>
    <w:rsid w:val="003C2E00"/>
    <w:rsid w:val="003D322E"/>
    <w:rsid w:val="003D3788"/>
    <w:rsid w:val="003D4712"/>
    <w:rsid w:val="003E0064"/>
    <w:rsid w:val="003E1B2F"/>
    <w:rsid w:val="003E28B3"/>
    <w:rsid w:val="003E62DA"/>
    <w:rsid w:val="003E6348"/>
    <w:rsid w:val="003E6780"/>
    <w:rsid w:val="003E6A8E"/>
    <w:rsid w:val="003E7ADD"/>
    <w:rsid w:val="003F1D07"/>
    <w:rsid w:val="003F1E5E"/>
    <w:rsid w:val="004013EC"/>
    <w:rsid w:val="00403A0C"/>
    <w:rsid w:val="00405F3C"/>
    <w:rsid w:val="0040752B"/>
    <w:rsid w:val="00412091"/>
    <w:rsid w:val="00414A22"/>
    <w:rsid w:val="00415B01"/>
    <w:rsid w:val="00416F62"/>
    <w:rsid w:val="00417904"/>
    <w:rsid w:val="00422020"/>
    <w:rsid w:val="004318B9"/>
    <w:rsid w:val="0043242C"/>
    <w:rsid w:val="00436D93"/>
    <w:rsid w:val="0044296E"/>
    <w:rsid w:val="00447F96"/>
    <w:rsid w:val="00451DA6"/>
    <w:rsid w:val="00452E11"/>
    <w:rsid w:val="00461EBB"/>
    <w:rsid w:val="004659B5"/>
    <w:rsid w:val="0046771E"/>
    <w:rsid w:val="004719EA"/>
    <w:rsid w:val="00471F67"/>
    <w:rsid w:val="004724AA"/>
    <w:rsid w:val="00475875"/>
    <w:rsid w:val="00481EC7"/>
    <w:rsid w:val="00485651"/>
    <w:rsid w:val="004964DA"/>
    <w:rsid w:val="004A5C1C"/>
    <w:rsid w:val="004B39F7"/>
    <w:rsid w:val="004B61B7"/>
    <w:rsid w:val="004C5EE8"/>
    <w:rsid w:val="004C6DB9"/>
    <w:rsid w:val="004C72A0"/>
    <w:rsid w:val="004D6315"/>
    <w:rsid w:val="004D7FA6"/>
    <w:rsid w:val="004E14DA"/>
    <w:rsid w:val="004E1734"/>
    <w:rsid w:val="004E3B3E"/>
    <w:rsid w:val="004E5897"/>
    <w:rsid w:val="00503EBA"/>
    <w:rsid w:val="00505718"/>
    <w:rsid w:val="00512D6E"/>
    <w:rsid w:val="00516BC6"/>
    <w:rsid w:val="00517C29"/>
    <w:rsid w:val="00524F14"/>
    <w:rsid w:val="00526DF6"/>
    <w:rsid w:val="00556209"/>
    <w:rsid w:val="005663CB"/>
    <w:rsid w:val="005741E8"/>
    <w:rsid w:val="00575125"/>
    <w:rsid w:val="00580986"/>
    <w:rsid w:val="00583F73"/>
    <w:rsid w:val="00585A7B"/>
    <w:rsid w:val="00586C0D"/>
    <w:rsid w:val="00587044"/>
    <w:rsid w:val="005936C6"/>
    <w:rsid w:val="00594BDE"/>
    <w:rsid w:val="00595F8C"/>
    <w:rsid w:val="005A0797"/>
    <w:rsid w:val="005A71C8"/>
    <w:rsid w:val="005B2F09"/>
    <w:rsid w:val="005B6673"/>
    <w:rsid w:val="005C2B3E"/>
    <w:rsid w:val="005C2FD2"/>
    <w:rsid w:val="005D1456"/>
    <w:rsid w:val="005D50A4"/>
    <w:rsid w:val="005E790F"/>
    <w:rsid w:val="005F27F3"/>
    <w:rsid w:val="005F2D79"/>
    <w:rsid w:val="005F5885"/>
    <w:rsid w:val="005F605F"/>
    <w:rsid w:val="005F6BF9"/>
    <w:rsid w:val="00602EAF"/>
    <w:rsid w:val="0060460C"/>
    <w:rsid w:val="00621CF1"/>
    <w:rsid w:val="006242B3"/>
    <w:rsid w:val="00633357"/>
    <w:rsid w:val="00634E31"/>
    <w:rsid w:val="00635A46"/>
    <w:rsid w:val="00635D4E"/>
    <w:rsid w:val="00637318"/>
    <w:rsid w:val="006402A9"/>
    <w:rsid w:val="00642A0C"/>
    <w:rsid w:val="0064392E"/>
    <w:rsid w:val="0064628E"/>
    <w:rsid w:val="00647263"/>
    <w:rsid w:val="00650FC6"/>
    <w:rsid w:val="00652121"/>
    <w:rsid w:val="00652FA3"/>
    <w:rsid w:val="00654A36"/>
    <w:rsid w:val="00656F3C"/>
    <w:rsid w:val="00657BD6"/>
    <w:rsid w:val="00662588"/>
    <w:rsid w:val="006662D2"/>
    <w:rsid w:val="006666B9"/>
    <w:rsid w:val="00671717"/>
    <w:rsid w:val="00675986"/>
    <w:rsid w:val="00680321"/>
    <w:rsid w:val="00680CA9"/>
    <w:rsid w:val="006818D9"/>
    <w:rsid w:val="006900F5"/>
    <w:rsid w:val="00690908"/>
    <w:rsid w:val="006969AA"/>
    <w:rsid w:val="006978F0"/>
    <w:rsid w:val="00697AA8"/>
    <w:rsid w:val="006A145B"/>
    <w:rsid w:val="006A3516"/>
    <w:rsid w:val="006A3D76"/>
    <w:rsid w:val="006A75D3"/>
    <w:rsid w:val="006B32FB"/>
    <w:rsid w:val="006B3F9E"/>
    <w:rsid w:val="006B4158"/>
    <w:rsid w:val="006B75D8"/>
    <w:rsid w:val="006C6D1A"/>
    <w:rsid w:val="006C7BF2"/>
    <w:rsid w:val="006D01FB"/>
    <w:rsid w:val="006D2264"/>
    <w:rsid w:val="006D2B84"/>
    <w:rsid w:val="006D7A01"/>
    <w:rsid w:val="006E2E8C"/>
    <w:rsid w:val="006E3CE3"/>
    <w:rsid w:val="006F493D"/>
    <w:rsid w:val="006F7ACB"/>
    <w:rsid w:val="0070028D"/>
    <w:rsid w:val="00701457"/>
    <w:rsid w:val="00714181"/>
    <w:rsid w:val="007149FE"/>
    <w:rsid w:val="00717567"/>
    <w:rsid w:val="00725CB6"/>
    <w:rsid w:val="0072794C"/>
    <w:rsid w:val="00735980"/>
    <w:rsid w:val="00737B91"/>
    <w:rsid w:val="00742485"/>
    <w:rsid w:val="00743CBF"/>
    <w:rsid w:val="00753108"/>
    <w:rsid w:val="0076304F"/>
    <w:rsid w:val="00776372"/>
    <w:rsid w:val="0077771B"/>
    <w:rsid w:val="007936EA"/>
    <w:rsid w:val="00794D79"/>
    <w:rsid w:val="007974CC"/>
    <w:rsid w:val="00797DEF"/>
    <w:rsid w:val="007B29EB"/>
    <w:rsid w:val="007B34E4"/>
    <w:rsid w:val="007B7AFE"/>
    <w:rsid w:val="007C286F"/>
    <w:rsid w:val="007C4961"/>
    <w:rsid w:val="007C6818"/>
    <w:rsid w:val="007D1CF9"/>
    <w:rsid w:val="007D7AD3"/>
    <w:rsid w:val="007E0177"/>
    <w:rsid w:val="007E2221"/>
    <w:rsid w:val="007E3A6A"/>
    <w:rsid w:val="007E4ECD"/>
    <w:rsid w:val="007E6012"/>
    <w:rsid w:val="007F053D"/>
    <w:rsid w:val="007F16CA"/>
    <w:rsid w:val="007F43E3"/>
    <w:rsid w:val="007F4AE5"/>
    <w:rsid w:val="007F605C"/>
    <w:rsid w:val="008074CE"/>
    <w:rsid w:val="008133BC"/>
    <w:rsid w:val="00816037"/>
    <w:rsid w:val="008215A4"/>
    <w:rsid w:val="00823FAC"/>
    <w:rsid w:val="008265A9"/>
    <w:rsid w:val="00832E7F"/>
    <w:rsid w:val="008345E7"/>
    <w:rsid w:val="00836DB1"/>
    <w:rsid w:val="00836DC8"/>
    <w:rsid w:val="008424CD"/>
    <w:rsid w:val="00844623"/>
    <w:rsid w:val="0084470F"/>
    <w:rsid w:val="00844CE0"/>
    <w:rsid w:val="00857829"/>
    <w:rsid w:val="00857F3D"/>
    <w:rsid w:val="0086082E"/>
    <w:rsid w:val="008664E0"/>
    <w:rsid w:val="00866F70"/>
    <w:rsid w:val="008675B3"/>
    <w:rsid w:val="00870B43"/>
    <w:rsid w:val="00877830"/>
    <w:rsid w:val="008821F5"/>
    <w:rsid w:val="00883F3A"/>
    <w:rsid w:val="00892188"/>
    <w:rsid w:val="00893FAD"/>
    <w:rsid w:val="008A118B"/>
    <w:rsid w:val="008A2472"/>
    <w:rsid w:val="008A47B6"/>
    <w:rsid w:val="008A6778"/>
    <w:rsid w:val="008B16A3"/>
    <w:rsid w:val="008B34C3"/>
    <w:rsid w:val="008B50C5"/>
    <w:rsid w:val="008B7E6A"/>
    <w:rsid w:val="008C04A3"/>
    <w:rsid w:val="008C0A6E"/>
    <w:rsid w:val="008C4ADA"/>
    <w:rsid w:val="008D1E41"/>
    <w:rsid w:val="008D7176"/>
    <w:rsid w:val="008D791B"/>
    <w:rsid w:val="008F0FE0"/>
    <w:rsid w:val="0090082E"/>
    <w:rsid w:val="009060CA"/>
    <w:rsid w:val="009061B9"/>
    <w:rsid w:val="0090717A"/>
    <w:rsid w:val="00917402"/>
    <w:rsid w:val="00921D5B"/>
    <w:rsid w:val="009225F1"/>
    <w:rsid w:val="009407A8"/>
    <w:rsid w:val="00941D86"/>
    <w:rsid w:val="00941DF9"/>
    <w:rsid w:val="00944B72"/>
    <w:rsid w:val="0094743D"/>
    <w:rsid w:val="00952695"/>
    <w:rsid w:val="00970351"/>
    <w:rsid w:val="009710EE"/>
    <w:rsid w:val="00981F46"/>
    <w:rsid w:val="009936BB"/>
    <w:rsid w:val="009A02B2"/>
    <w:rsid w:val="009A0C3A"/>
    <w:rsid w:val="009A154B"/>
    <w:rsid w:val="009A1CB6"/>
    <w:rsid w:val="009A3F7A"/>
    <w:rsid w:val="009A687A"/>
    <w:rsid w:val="009B0684"/>
    <w:rsid w:val="009B4932"/>
    <w:rsid w:val="009B55C5"/>
    <w:rsid w:val="009B6610"/>
    <w:rsid w:val="009C00DA"/>
    <w:rsid w:val="009C0CE1"/>
    <w:rsid w:val="009D012D"/>
    <w:rsid w:val="009D13F1"/>
    <w:rsid w:val="009D300F"/>
    <w:rsid w:val="009D7731"/>
    <w:rsid w:val="009D7A35"/>
    <w:rsid w:val="009E0D31"/>
    <w:rsid w:val="009E3A98"/>
    <w:rsid w:val="009E6847"/>
    <w:rsid w:val="009F57D2"/>
    <w:rsid w:val="009F622C"/>
    <w:rsid w:val="00A01B0C"/>
    <w:rsid w:val="00A04DA0"/>
    <w:rsid w:val="00A05BD9"/>
    <w:rsid w:val="00A05F84"/>
    <w:rsid w:val="00A072B3"/>
    <w:rsid w:val="00A2081A"/>
    <w:rsid w:val="00A211C3"/>
    <w:rsid w:val="00A27219"/>
    <w:rsid w:val="00A30531"/>
    <w:rsid w:val="00A400FD"/>
    <w:rsid w:val="00A4184C"/>
    <w:rsid w:val="00A4364B"/>
    <w:rsid w:val="00A460A9"/>
    <w:rsid w:val="00A542EC"/>
    <w:rsid w:val="00A57A59"/>
    <w:rsid w:val="00A703F0"/>
    <w:rsid w:val="00A72192"/>
    <w:rsid w:val="00A72B17"/>
    <w:rsid w:val="00A739D8"/>
    <w:rsid w:val="00A80BCA"/>
    <w:rsid w:val="00A83CD1"/>
    <w:rsid w:val="00A850F8"/>
    <w:rsid w:val="00A87B81"/>
    <w:rsid w:val="00AA3AC0"/>
    <w:rsid w:val="00AA5A46"/>
    <w:rsid w:val="00AA6645"/>
    <w:rsid w:val="00AA749B"/>
    <w:rsid w:val="00AA7A57"/>
    <w:rsid w:val="00AB38B4"/>
    <w:rsid w:val="00AB3B66"/>
    <w:rsid w:val="00AB7C71"/>
    <w:rsid w:val="00AB7E98"/>
    <w:rsid w:val="00AC1AA8"/>
    <w:rsid w:val="00AC3F1B"/>
    <w:rsid w:val="00AC52AC"/>
    <w:rsid w:val="00AC5652"/>
    <w:rsid w:val="00AD0277"/>
    <w:rsid w:val="00AD2147"/>
    <w:rsid w:val="00AD2B8F"/>
    <w:rsid w:val="00AD77ED"/>
    <w:rsid w:val="00AD7A1F"/>
    <w:rsid w:val="00AF1CC8"/>
    <w:rsid w:val="00AF6AAE"/>
    <w:rsid w:val="00B01772"/>
    <w:rsid w:val="00B0211A"/>
    <w:rsid w:val="00B0513A"/>
    <w:rsid w:val="00B07AF4"/>
    <w:rsid w:val="00B216C5"/>
    <w:rsid w:val="00B22EDA"/>
    <w:rsid w:val="00B272F8"/>
    <w:rsid w:val="00B32F3F"/>
    <w:rsid w:val="00B41998"/>
    <w:rsid w:val="00B4360B"/>
    <w:rsid w:val="00B503D8"/>
    <w:rsid w:val="00B545F3"/>
    <w:rsid w:val="00B55F5A"/>
    <w:rsid w:val="00B60121"/>
    <w:rsid w:val="00B64239"/>
    <w:rsid w:val="00B65FC2"/>
    <w:rsid w:val="00B72440"/>
    <w:rsid w:val="00B72EDB"/>
    <w:rsid w:val="00B759B6"/>
    <w:rsid w:val="00B7671E"/>
    <w:rsid w:val="00B803DE"/>
    <w:rsid w:val="00B91A43"/>
    <w:rsid w:val="00B94F9C"/>
    <w:rsid w:val="00B97878"/>
    <w:rsid w:val="00BA0F7B"/>
    <w:rsid w:val="00BB33D3"/>
    <w:rsid w:val="00BB70F9"/>
    <w:rsid w:val="00BC0F26"/>
    <w:rsid w:val="00BE01D3"/>
    <w:rsid w:val="00BE39CA"/>
    <w:rsid w:val="00BE5B81"/>
    <w:rsid w:val="00BE78B7"/>
    <w:rsid w:val="00BF1892"/>
    <w:rsid w:val="00C05F37"/>
    <w:rsid w:val="00C07B38"/>
    <w:rsid w:val="00C12197"/>
    <w:rsid w:val="00C17842"/>
    <w:rsid w:val="00C17D1C"/>
    <w:rsid w:val="00C206E6"/>
    <w:rsid w:val="00C21971"/>
    <w:rsid w:val="00C245D0"/>
    <w:rsid w:val="00C27AF5"/>
    <w:rsid w:val="00C30B71"/>
    <w:rsid w:val="00C428E5"/>
    <w:rsid w:val="00C4775C"/>
    <w:rsid w:val="00C47AA5"/>
    <w:rsid w:val="00C5413D"/>
    <w:rsid w:val="00C61A20"/>
    <w:rsid w:val="00C61E9A"/>
    <w:rsid w:val="00C6766F"/>
    <w:rsid w:val="00C77EE8"/>
    <w:rsid w:val="00C86592"/>
    <w:rsid w:val="00C86FAE"/>
    <w:rsid w:val="00C90D0D"/>
    <w:rsid w:val="00CA0D72"/>
    <w:rsid w:val="00CA1A5A"/>
    <w:rsid w:val="00CA6E5E"/>
    <w:rsid w:val="00CB33BB"/>
    <w:rsid w:val="00CB64D2"/>
    <w:rsid w:val="00CB6F99"/>
    <w:rsid w:val="00CC0361"/>
    <w:rsid w:val="00CC2207"/>
    <w:rsid w:val="00CC5EBD"/>
    <w:rsid w:val="00CD064C"/>
    <w:rsid w:val="00CD3035"/>
    <w:rsid w:val="00CE147B"/>
    <w:rsid w:val="00CE350C"/>
    <w:rsid w:val="00CE3EB3"/>
    <w:rsid w:val="00CF0BD3"/>
    <w:rsid w:val="00CF520F"/>
    <w:rsid w:val="00CF65D3"/>
    <w:rsid w:val="00CF672B"/>
    <w:rsid w:val="00CF7254"/>
    <w:rsid w:val="00D00895"/>
    <w:rsid w:val="00D103A9"/>
    <w:rsid w:val="00D10DFE"/>
    <w:rsid w:val="00D273E0"/>
    <w:rsid w:val="00D41E86"/>
    <w:rsid w:val="00D50A2B"/>
    <w:rsid w:val="00D53315"/>
    <w:rsid w:val="00D54337"/>
    <w:rsid w:val="00D63BD3"/>
    <w:rsid w:val="00D73729"/>
    <w:rsid w:val="00D773C0"/>
    <w:rsid w:val="00D83E34"/>
    <w:rsid w:val="00D854EC"/>
    <w:rsid w:val="00D86854"/>
    <w:rsid w:val="00D90AC7"/>
    <w:rsid w:val="00D95558"/>
    <w:rsid w:val="00DA3205"/>
    <w:rsid w:val="00DA3B0B"/>
    <w:rsid w:val="00DA465B"/>
    <w:rsid w:val="00DA4E37"/>
    <w:rsid w:val="00DB26B5"/>
    <w:rsid w:val="00DB2FA0"/>
    <w:rsid w:val="00DB34BE"/>
    <w:rsid w:val="00DB4293"/>
    <w:rsid w:val="00DB5686"/>
    <w:rsid w:val="00DC04E9"/>
    <w:rsid w:val="00DC3DC5"/>
    <w:rsid w:val="00DC4062"/>
    <w:rsid w:val="00DC4E2E"/>
    <w:rsid w:val="00DC7ED4"/>
    <w:rsid w:val="00DD024B"/>
    <w:rsid w:val="00DD0D19"/>
    <w:rsid w:val="00DD1543"/>
    <w:rsid w:val="00DD287C"/>
    <w:rsid w:val="00DD5818"/>
    <w:rsid w:val="00DE1928"/>
    <w:rsid w:val="00DE54C1"/>
    <w:rsid w:val="00DE6D58"/>
    <w:rsid w:val="00DF4122"/>
    <w:rsid w:val="00DF7DDE"/>
    <w:rsid w:val="00E017CE"/>
    <w:rsid w:val="00E01C5F"/>
    <w:rsid w:val="00E03E4F"/>
    <w:rsid w:val="00E0588B"/>
    <w:rsid w:val="00E07DF5"/>
    <w:rsid w:val="00E22D5A"/>
    <w:rsid w:val="00E25D00"/>
    <w:rsid w:val="00E25D80"/>
    <w:rsid w:val="00E25E0A"/>
    <w:rsid w:val="00E36CB5"/>
    <w:rsid w:val="00E377BA"/>
    <w:rsid w:val="00E4160F"/>
    <w:rsid w:val="00E4273E"/>
    <w:rsid w:val="00E44146"/>
    <w:rsid w:val="00E47C33"/>
    <w:rsid w:val="00E562E9"/>
    <w:rsid w:val="00E56A18"/>
    <w:rsid w:val="00E60308"/>
    <w:rsid w:val="00E60AD3"/>
    <w:rsid w:val="00E60D4C"/>
    <w:rsid w:val="00E61B6C"/>
    <w:rsid w:val="00E641F4"/>
    <w:rsid w:val="00E65665"/>
    <w:rsid w:val="00E725CB"/>
    <w:rsid w:val="00E85AC7"/>
    <w:rsid w:val="00E87631"/>
    <w:rsid w:val="00E930F8"/>
    <w:rsid w:val="00E93146"/>
    <w:rsid w:val="00E94C9A"/>
    <w:rsid w:val="00E9559E"/>
    <w:rsid w:val="00E95880"/>
    <w:rsid w:val="00EA0595"/>
    <w:rsid w:val="00EA35CB"/>
    <w:rsid w:val="00EA5473"/>
    <w:rsid w:val="00EA5A84"/>
    <w:rsid w:val="00EB016C"/>
    <w:rsid w:val="00EB09C2"/>
    <w:rsid w:val="00EB332A"/>
    <w:rsid w:val="00EB40A2"/>
    <w:rsid w:val="00EB56F2"/>
    <w:rsid w:val="00EB6EDC"/>
    <w:rsid w:val="00EB7502"/>
    <w:rsid w:val="00EC1355"/>
    <w:rsid w:val="00EC3D8D"/>
    <w:rsid w:val="00ED3881"/>
    <w:rsid w:val="00ED3D80"/>
    <w:rsid w:val="00ED58BB"/>
    <w:rsid w:val="00EF3FA0"/>
    <w:rsid w:val="00EF7F08"/>
    <w:rsid w:val="00F0216B"/>
    <w:rsid w:val="00F02D2E"/>
    <w:rsid w:val="00F05879"/>
    <w:rsid w:val="00F12D52"/>
    <w:rsid w:val="00F132D9"/>
    <w:rsid w:val="00F21DD1"/>
    <w:rsid w:val="00F22445"/>
    <w:rsid w:val="00F2542F"/>
    <w:rsid w:val="00F41663"/>
    <w:rsid w:val="00F42E01"/>
    <w:rsid w:val="00F57E2B"/>
    <w:rsid w:val="00F60939"/>
    <w:rsid w:val="00F627B5"/>
    <w:rsid w:val="00F62FC7"/>
    <w:rsid w:val="00F662C3"/>
    <w:rsid w:val="00F672CA"/>
    <w:rsid w:val="00F77DC4"/>
    <w:rsid w:val="00F80D06"/>
    <w:rsid w:val="00F810DB"/>
    <w:rsid w:val="00F84A4D"/>
    <w:rsid w:val="00F854DD"/>
    <w:rsid w:val="00F9248E"/>
    <w:rsid w:val="00F9721A"/>
    <w:rsid w:val="00FA0768"/>
    <w:rsid w:val="00FB51FD"/>
    <w:rsid w:val="00FB5ED5"/>
    <w:rsid w:val="00FC0208"/>
    <w:rsid w:val="00FC1DC7"/>
    <w:rsid w:val="00FC358B"/>
    <w:rsid w:val="00FC3ABC"/>
    <w:rsid w:val="00FC6AD3"/>
    <w:rsid w:val="00FD10C0"/>
    <w:rsid w:val="00FE657C"/>
    <w:rsid w:val="00FE7764"/>
    <w:rsid w:val="00FF23E2"/>
    <w:rsid w:val="00FF4C48"/>
    <w:rsid w:val="00FF5235"/>
    <w:rsid w:val="00FF6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764EF6"/>
  <w14:defaultImageDpi w14:val="300"/>
  <w15:docId w15:val="{6217F16F-967E-4D6D-A2F8-0B427A667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6F5"/>
    <w:pPr>
      <w:widowControl w:val="0"/>
      <w:jc w:val="both"/>
    </w:pPr>
  </w:style>
  <w:style w:type="paragraph" w:styleId="Heading1">
    <w:name w:val="heading 1"/>
    <w:basedOn w:val="Normal"/>
    <w:next w:val="Normal"/>
    <w:link w:val="Heading1Char"/>
    <w:uiPriority w:val="9"/>
    <w:qFormat/>
    <w:rsid w:val="00DA46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821F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821F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link w:val="Heading4Char"/>
    <w:uiPriority w:val="9"/>
    <w:qFormat/>
    <w:rsid w:val="00635A46"/>
    <w:pPr>
      <w:widowControl/>
      <w:spacing w:before="100" w:beforeAutospacing="1" w:after="100" w:afterAutospacing="1"/>
      <w:jc w:val="left"/>
      <w:outlineLvl w:val="3"/>
    </w:pPr>
    <w:rPr>
      <w:rFonts w:ascii="Times New Roman" w:eastAsia="Times New Roman" w:hAnsi="Times New Roman" w:cs="Times New Roman"/>
      <w:b/>
      <w:bCs/>
      <w:kern w:val="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E147B"/>
    <w:pPr>
      <w:widowControl/>
      <w:spacing w:before="100" w:beforeAutospacing="1" w:after="100" w:afterAutospacing="1"/>
      <w:jc w:val="left"/>
    </w:pPr>
    <w:rPr>
      <w:rFonts w:ascii="SimSun" w:eastAsia="SimSun" w:hAnsi="SimSun" w:cs="Times New Roman"/>
      <w:kern w:val="0"/>
      <w:sz w:val="20"/>
      <w:szCs w:val="20"/>
    </w:rPr>
  </w:style>
  <w:style w:type="character" w:styleId="Hyperlink">
    <w:name w:val="Hyperlink"/>
    <w:basedOn w:val="DefaultParagraphFont"/>
    <w:uiPriority w:val="99"/>
    <w:unhideWhenUsed/>
    <w:rsid w:val="009F57D2"/>
    <w:rPr>
      <w:color w:val="0000FF"/>
      <w:u w:val="single"/>
    </w:rPr>
  </w:style>
  <w:style w:type="character" w:styleId="FollowedHyperlink">
    <w:name w:val="FollowedHyperlink"/>
    <w:basedOn w:val="DefaultParagraphFont"/>
    <w:uiPriority w:val="99"/>
    <w:semiHidden/>
    <w:unhideWhenUsed/>
    <w:rsid w:val="00FE657C"/>
    <w:rPr>
      <w:color w:val="800080" w:themeColor="followedHyperlink"/>
      <w:u w:val="single"/>
    </w:rPr>
  </w:style>
  <w:style w:type="paragraph" w:styleId="BalloonText">
    <w:name w:val="Balloon Text"/>
    <w:basedOn w:val="Normal"/>
    <w:link w:val="BalloonTextChar"/>
    <w:uiPriority w:val="99"/>
    <w:semiHidden/>
    <w:unhideWhenUsed/>
    <w:rsid w:val="00CF520F"/>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CF520F"/>
    <w:rPr>
      <w:rFonts w:ascii="Heiti SC Light" w:eastAsia="Heiti SC Light"/>
      <w:sz w:val="18"/>
      <w:szCs w:val="18"/>
    </w:rPr>
  </w:style>
  <w:style w:type="table" w:styleId="TableGrid">
    <w:name w:val="Table Grid"/>
    <w:basedOn w:val="TableNormal"/>
    <w:uiPriority w:val="59"/>
    <w:rsid w:val="002020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551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355116"/>
    <w:rPr>
      <w:rFonts w:ascii="Courier New" w:eastAsia="Times New Roman" w:hAnsi="Courier New" w:cs="Courier New"/>
      <w:kern w:val="0"/>
      <w:sz w:val="20"/>
      <w:szCs w:val="20"/>
      <w:lang w:eastAsia="en-US"/>
    </w:rPr>
  </w:style>
  <w:style w:type="character" w:customStyle="1" w:styleId="Heading4Char">
    <w:name w:val="Heading 4 Char"/>
    <w:basedOn w:val="DefaultParagraphFont"/>
    <w:link w:val="Heading4"/>
    <w:uiPriority w:val="9"/>
    <w:rsid w:val="00635A46"/>
    <w:rPr>
      <w:rFonts w:ascii="Times New Roman" w:eastAsia="Times New Roman" w:hAnsi="Times New Roman" w:cs="Times New Roman"/>
      <w:b/>
      <w:bCs/>
      <w:kern w:val="0"/>
      <w:lang w:eastAsia="en-US"/>
    </w:rPr>
  </w:style>
  <w:style w:type="character" w:customStyle="1" w:styleId="Heading1Char">
    <w:name w:val="Heading 1 Char"/>
    <w:basedOn w:val="DefaultParagraphFont"/>
    <w:link w:val="Heading1"/>
    <w:uiPriority w:val="9"/>
    <w:rsid w:val="00DA465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821F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821F5"/>
    <w:rPr>
      <w:rFonts w:asciiTheme="majorHAnsi" w:eastAsiaTheme="majorEastAsia" w:hAnsiTheme="majorHAnsi" w:cstheme="majorBidi"/>
      <w:color w:val="243F60" w:themeColor="accent1" w:themeShade="7F"/>
    </w:rPr>
  </w:style>
  <w:style w:type="paragraph" w:customStyle="1" w:styleId="EndNoteBibliographyTitle">
    <w:name w:val="EndNote Bibliography Title"/>
    <w:basedOn w:val="Normal"/>
    <w:link w:val="EndNoteBibliographyTitleChar"/>
    <w:rsid w:val="001E21D9"/>
    <w:pPr>
      <w:jc w:val="center"/>
    </w:pPr>
    <w:rPr>
      <w:rFonts w:ascii="Cambria" w:hAnsi="Cambria"/>
      <w:noProof/>
    </w:rPr>
  </w:style>
  <w:style w:type="character" w:customStyle="1" w:styleId="NormalWebChar">
    <w:name w:val="Normal (Web) Char"/>
    <w:basedOn w:val="DefaultParagraphFont"/>
    <w:link w:val="NormalWeb"/>
    <w:uiPriority w:val="99"/>
    <w:rsid w:val="001E21D9"/>
    <w:rPr>
      <w:rFonts w:ascii="SimSun" w:eastAsia="SimSun" w:hAnsi="SimSun" w:cs="Times New Roman"/>
      <w:kern w:val="0"/>
      <w:sz w:val="20"/>
      <w:szCs w:val="20"/>
    </w:rPr>
  </w:style>
  <w:style w:type="character" w:customStyle="1" w:styleId="EndNoteBibliographyTitleChar">
    <w:name w:val="EndNote Bibliography Title Char"/>
    <w:basedOn w:val="NormalWebChar"/>
    <w:link w:val="EndNoteBibliographyTitle"/>
    <w:rsid w:val="001E21D9"/>
    <w:rPr>
      <w:rFonts w:ascii="Cambria" w:eastAsia="SimSun" w:hAnsi="Cambria" w:cs="Times New Roman"/>
      <w:noProof/>
      <w:kern w:val="0"/>
      <w:sz w:val="20"/>
      <w:szCs w:val="20"/>
    </w:rPr>
  </w:style>
  <w:style w:type="paragraph" w:customStyle="1" w:styleId="EndNoteBibliography">
    <w:name w:val="EndNote Bibliography"/>
    <w:basedOn w:val="Normal"/>
    <w:link w:val="EndNoteBibliographyChar"/>
    <w:rsid w:val="001E21D9"/>
    <w:rPr>
      <w:rFonts w:ascii="Cambria" w:hAnsi="Cambria"/>
      <w:noProof/>
    </w:rPr>
  </w:style>
  <w:style w:type="character" w:customStyle="1" w:styleId="EndNoteBibliographyChar">
    <w:name w:val="EndNote Bibliography Char"/>
    <w:basedOn w:val="NormalWebChar"/>
    <w:link w:val="EndNoteBibliography"/>
    <w:rsid w:val="001E21D9"/>
    <w:rPr>
      <w:rFonts w:ascii="Cambria" w:eastAsia="SimSun" w:hAnsi="Cambria" w:cs="Times New Roman"/>
      <w:noProof/>
      <w:kern w:val="0"/>
      <w:sz w:val="20"/>
      <w:szCs w:val="20"/>
    </w:rPr>
  </w:style>
  <w:style w:type="character" w:styleId="Emphasis">
    <w:name w:val="Emphasis"/>
    <w:basedOn w:val="DefaultParagraphFont"/>
    <w:uiPriority w:val="20"/>
    <w:qFormat/>
    <w:rsid w:val="002324D0"/>
    <w:rPr>
      <w:i/>
      <w:iCs/>
    </w:rPr>
  </w:style>
  <w:style w:type="paragraph" w:styleId="ListParagraph">
    <w:name w:val="List Paragraph"/>
    <w:basedOn w:val="Normal"/>
    <w:uiPriority w:val="34"/>
    <w:qFormat/>
    <w:rsid w:val="00666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795">
      <w:bodyDiv w:val="1"/>
      <w:marLeft w:val="0"/>
      <w:marRight w:val="0"/>
      <w:marTop w:val="0"/>
      <w:marBottom w:val="0"/>
      <w:divBdr>
        <w:top w:val="none" w:sz="0" w:space="0" w:color="auto"/>
        <w:left w:val="none" w:sz="0" w:space="0" w:color="auto"/>
        <w:bottom w:val="none" w:sz="0" w:space="0" w:color="auto"/>
        <w:right w:val="none" w:sz="0" w:space="0" w:color="auto"/>
      </w:divBdr>
      <w:divsChild>
        <w:div w:id="1375808728">
          <w:marLeft w:val="0"/>
          <w:marRight w:val="0"/>
          <w:marTop w:val="0"/>
          <w:marBottom w:val="0"/>
          <w:divBdr>
            <w:top w:val="none" w:sz="0" w:space="0" w:color="auto"/>
            <w:left w:val="none" w:sz="0" w:space="0" w:color="auto"/>
            <w:bottom w:val="none" w:sz="0" w:space="0" w:color="auto"/>
            <w:right w:val="none" w:sz="0" w:space="0" w:color="auto"/>
          </w:divBdr>
        </w:div>
      </w:divsChild>
    </w:div>
    <w:div w:id="75173136">
      <w:bodyDiv w:val="1"/>
      <w:marLeft w:val="0"/>
      <w:marRight w:val="0"/>
      <w:marTop w:val="0"/>
      <w:marBottom w:val="0"/>
      <w:divBdr>
        <w:top w:val="none" w:sz="0" w:space="0" w:color="auto"/>
        <w:left w:val="none" w:sz="0" w:space="0" w:color="auto"/>
        <w:bottom w:val="none" w:sz="0" w:space="0" w:color="auto"/>
        <w:right w:val="none" w:sz="0" w:space="0" w:color="auto"/>
      </w:divBdr>
    </w:div>
    <w:div w:id="136001309">
      <w:bodyDiv w:val="1"/>
      <w:marLeft w:val="0"/>
      <w:marRight w:val="0"/>
      <w:marTop w:val="0"/>
      <w:marBottom w:val="0"/>
      <w:divBdr>
        <w:top w:val="none" w:sz="0" w:space="0" w:color="auto"/>
        <w:left w:val="none" w:sz="0" w:space="0" w:color="auto"/>
        <w:bottom w:val="none" w:sz="0" w:space="0" w:color="auto"/>
        <w:right w:val="none" w:sz="0" w:space="0" w:color="auto"/>
      </w:divBdr>
      <w:divsChild>
        <w:div w:id="1697730015">
          <w:marLeft w:val="0"/>
          <w:marRight w:val="0"/>
          <w:marTop w:val="0"/>
          <w:marBottom w:val="0"/>
          <w:divBdr>
            <w:top w:val="none" w:sz="0" w:space="0" w:color="auto"/>
            <w:left w:val="none" w:sz="0" w:space="0" w:color="auto"/>
            <w:bottom w:val="none" w:sz="0" w:space="0" w:color="auto"/>
            <w:right w:val="none" w:sz="0" w:space="0" w:color="auto"/>
          </w:divBdr>
        </w:div>
      </w:divsChild>
    </w:div>
    <w:div w:id="265695887">
      <w:bodyDiv w:val="1"/>
      <w:marLeft w:val="0"/>
      <w:marRight w:val="0"/>
      <w:marTop w:val="0"/>
      <w:marBottom w:val="0"/>
      <w:divBdr>
        <w:top w:val="none" w:sz="0" w:space="0" w:color="auto"/>
        <w:left w:val="none" w:sz="0" w:space="0" w:color="auto"/>
        <w:bottom w:val="none" w:sz="0" w:space="0" w:color="auto"/>
        <w:right w:val="none" w:sz="0" w:space="0" w:color="auto"/>
      </w:divBdr>
      <w:divsChild>
        <w:div w:id="856625223">
          <w:marLeft w:val="0"/>
          <w:marRight w:val="0"/>
          <w:marTop w:val="0"/>
          <w:marBottom w:val="0"/>
          <w:divBdr>
            <w:top w:val="none" w:sz="0" w:space="0" w:color="auto"/>
            <w:left w:val="none" w:sz="0" w:space="0" w:color="auto"/>
            <w:bottom w:val="none" w:sz="0" w:space="0" w:color="auto"/>
            <w:right w:val="none" w:sz="0" w:space="0" w:color="auto"/>
          </w:divBdr>
        </w:div>
      </w:divsChild>
    </w:div>
    <w:div w:id="296836152">
      <w:bodyDiv w:val="1"/>
      <w:marLeft w:val="0"/>
      <w:marRight w:val="0"/>
      <w:marTop w:val="0"/>
      <w:marBottom w:val="0"/>
      <w:divBdr>
        <w:top w:val="none" w:sz="0" w:space="0" w:color="auto"/>
        <w:left w:val="none" w:sz="0" w:space="0" w:color="auto"/>
        <w:bottom w:val="none" w:sz="0" w:space="0" w:color="auto"/>
        <w:right w:val="none" w:sz="0" w:space="0" w:color="auto"/>
      </w:divBdr>
    </w:div>
    <w:div w:id="344284652">
      <w:bodyDiv w:val="1"/>
      <w:marLeft w:val="0"/>
      <w:marRight w:val="0"/>
      <w:marTop w:val="0"/>
      <w:marBottom w:val="0"/>
      <w:divBdr>
        <w:top w:val="none" w:sz="0" w:space="0" w:color="auto"/>
        <w:left w:val="none" w:sz="0" w:space="0" w:color="auto"/>
        <w:bottom w:val="none" w:sz="0" w:space="0" w:color="auto"/>
        <w:right w:val="none" w:sz="0" w:space="0" w:color="auto"/>
      </w:divBdr>
    </w:div>
    <w:div w:id="626474261">
      <w:bodyDiv w:val="1"/>
      <w:marLeft w:val="0"/>
      <w:marRight w:val="0"/>
      <w:marTop w:val="0"/>
      <w:marBottom w:val="0"/>
      <w:divBdr>
        <w:top w:val="none" w:sz="0" w:space="0" w:color="auto"/>
        <w:left w:val="none" w:sz="0" w:space="0" w:color="auto"/>
        <w:bottom w:val="none" w:sz="0" w:space="0" w:color="auto"/>
        <w:right w:val="none" w:sz="0" w:space="0" w:color="auto"/>
      </w:divBdr>
    </w:div>
    <w:div w:id="636690887">
      <w:bodyDiv w:val="1"/>
      <w:marLeft w:val="0"/>
      <w:marRight w:val="0"/>
      <w:marTop w:val="0"/>
      <w:marBottom w:val="0"/>
      <w:divBdr>
        <w:top w:val="none" w:sz="0" w:space="0" w:color="auto"/>
        <w:left w:val="none" w:sz="0" w:space="0" w:color="auto"/>
        <w:bottom w:val="none" w:sz="0" w:space="0" w:color="auto"/>
        <w:right w:val="none" w:sz="0" w:space="0" w:color="auto"/>
      </w:divBdr>
    </w:div>
    <w:div w:id="706414305">
      <w:bodyDiv w:val="1"/>
      <w:marLeft w:val="0"/>
      <w:marRight w:val="0"/>
      <w:marTop w:val="0"/>
      <w:marBottom w:val="0"/>
      <w:divBdr>
        <w:top w:val="none" w:sz="0" w:space="0" w:color="auto"/>
        <w:left w:val="none" w:sz="0" w:space="0" w:color="auto"/>
        <w:bottom w:val="none" w:sz="0" w:space="0" w:color="auto"/>
        <w:right w:val="none" w:sz="0" w:space="0" w:color="auto"/>
      </w:divBdr>
    </w:div>
    <w:div w:id="712651295">
      <w:bodyDiv w:val="1"/>
      <w:marLeft w:val="0"/>
      <w:marRight w:val="0"/>
      <w:marTop w:val="0"/>
      <w:marBottom w:val="0"/>
      <w:divBdr>
        <w:top w:val="none" w:sz="0" w:space="0" w:color="auto"/>
        <w:left w:val="none" w:sz="0" w:space="0" w:color="auto"/>
        <w:bottom w:val="none" w:sz="0" w:space="0" w:color="auto"/>
        <w:right w:val="none" w:sz="0" w:space="0" w:color="auto"/>
      </w:divBdr>
    </w:div>
    <w:div w:id="712967331">
      <w:bodyDiv w:val="1"/>
      <w:marLeft w:val="0"/>
      <w:marRight w:val="0"/>
      <w:marTop w:val="0"/>
      <w:marBottom w:val="0"/>
      <w:divBdr>
        <w:top w:val="none" w:sz="0" w:space="0" w:color="auto"/>
        <w:left w:val="none" w:sz="0" w:space="0" w:color="auto"/>
        <w:bottom w:val="none" w:sz="0" w:space="0" w:color="auto"/>
        <w:right w:val="none" w:sz="0" w:space="0" w:color="auto"/>
      </w:divBdr>
    </w:div>
    <w:div w:id="963731746">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7">
          <w:marLeft w:val="0"/>
          <w:marRight w:val="0"/>
          <w:marTop w:val="0"/>
          <w:marBottom w:val="0"/>
          <w:divBdr>
            <w:top w:val="none" w:sz="0" w:space="0" w:color="auto"/>
            <w:left w:val="none" w:sz="0" w:space="0" w:color="auto"/>
            <w:bottom w:val="none" w:sz="0" w:space="0" w:color="auto"/>
            <w:right w:val="none" w:sz="0" w:space="0" w:color="auto"/>
          </w:divBdr>
          <w:divsChild>
            <w:div w:id="582841160">
              <w:marLeft w:val="0"/>
              <w:marRight w:val="0"/>
              <w:marTop w:val="0"/>
              <w:marBottom w:val="0"/>
              <w:divBdr>
                <w:top w:val="none" w:sz="0" w:space="0" w:color="auto"/>
                <w:left w:val="none" w:sz="0" w:space="0" w:color="auto"/>
                <w:bottom w:val="none" w:sz="0" w:space="0" w:color="auto"/>
                <w:right w:val="none" w:sz="0" w:space="0" w:color="auto"/>
              </w:divBdr>
              <w:divsChild>
                <w:div w:id="1393503042">
                  <w:marLeft w:val="0"/>
                  <w:marRight w:val="0"/>
                  <w:marTop w:val="0"/>
                  <w:marBottom w:val="0"/>
                  <w:divBdr>
                    <w:top w:val="none" w:sz="0" w:space="0" w:color="auto"/>
                    <w:left w:val="none" w:sz="0" w:space="0" w:color="auto"/>
                    <w:bottom w:val="none" w:sz="0" w:space="0" w:color="auto"/>
                    <w:right w:val="none" w:sz="0" w:space="0" w:color="auto"/>
                  </w:divBdr>
                  <w:divsChild>
                    <w:div w:id="2107726159">
                      <w:marLeft w:val="0"/>
                      <w:marRight w:val="0"/>
                      <w:marTop w:val="0"/>
                      <w:marBottom w:val="0"/>
                      <w:divBdr>
                        <w:top w:val="none" w:sz="0" w:space="0" w:color="auto"/>
                        <w:left w:val="none" w:sz="0" w:space="0" w:color="auto"/>
                        <w:bottom w:val="none" w:sz="0" w:space="0" w:color="auto"/>
                        <w:right w:val="none" w:sz="0" w:space="0" w:color="auto"/>
                      </w:divBdr>
                      <w:divsChild>
                        <w:div w:id="1312250786">
                          <w:marLeft w:val="0"/>
                          <w:marRight w:val="0"/>
                          <w:marTop w:val="0"/>
                          <w:marBottom w:val="0"/>
                          <w:divBdr>
                            <w:top w:val="none" w:sz="0" w:space="0" w:color="auto"/>
                            <w:left w:val="none" w:sz="0" w:space="0" w:color="auto"/>
                            <w:bottom w:val="none" w:sz="0" w:space="0" w:color="auto"/>
                            <w:right w:val="none" w:sz="0" w:space="0" w:color="auto"/>
                          </w:divBdr>
                          <w:divsChild>
                            <w:div w:id="83958514">
                              <w:marLeft w:val="0"/>
                              <w:marRight w:val="0"/>
                              <w:marTop w:val="0"/>
                              <w:marBottom w:val="0"/>
                              <w:divBdr>
                                <w:top w:val="none" w:sz="0" w:space="0" w:color="auto"/>
                                <w:left w:val="none" w:sz="0" w:space="0" w:color="auto"/>
                                <w:bottom w:val="none" w:sz="0" w:space="0" w:color="auto"/>
                                <w:right w:val="none" w:sz="0" w:space="0" w:color="auto"/>
                              </w:divBdr>
                              <w:divsChild>
                                <w:div w:id="8831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730044">
      <w:bodyDiv w:val="1"/>
      <w:marLeft w:val="0"/>
      <w:marRight w:val="0"/>
      <w:marTop w:val="0"/>
      <w:marBottom w:val="0"/>
      <w:divBdr>
        <w:top w:val="none" w:sz="0" w:space="0" w:color="auto"/>
        <w:left w:val="none" w:sz="0" w:space="0" w:color="auto"/>
        <w:bottom w:val="none" w:sz="0" w:space="0" w:color="auto"/>
        <w:right w:val="none" w:sz="0" w:space="0" w:color="auto"/>
      </w:divBdr>
    </w:div>
    <w:div w:id="1049452719">
      <w:bodyDiv w:val="1"/>
      <w:marLeft w:val="0"/>
      <w:marRight w:val="0"/>
      <w:marTop w:val="0"/>
      <w:marBottom w:val="0"/>
      <w:divBdr>
        <w:top w:val="none" w:sz="0" w:space="0" w:color="auto"/>
        <w:left w:val="none" w:sz="0" w:space="0" w:color="auto"/>
        <w:bottom w:val="none" w:sz="0" w:space="0" w:color="auto"/>
        <w:right w:val="none" w:sz="0" w:space="0" w:color="auto"/>
      </w:divBdr>
    </w:div>
    <w:div w:id="1157724144">
      <w:bodyDiv w:val="1"/>
      <w:marLeft w:val="0"/>
      <w:marRight w:val="0"/>
      <w:marTop w:val="0"/>
      <w:marBottom w:val="0"/>
      <w:divBdr>
        <w:top w:val="none" w:sz="0" w:space="0" w:color="auto"/>
        <w:left w:val="none" w:sz="0" w:space="0" w:color="auto"/>
        <w:bottom w:val="none" w:sz="0" w:space="0" w:color="auto"/>
        <w:right w:val="none" w:sz="0" w:space="0" w:color="auto"/>
      </w:divBdr>
      <w:divsChild>
        <w:div w:id="735978447">
          <w:marLeft w:val="0"/>
          <w:marRight w:val="0"/>
          <w:marTop w:val="0"/>
          <w:marBottom w:val="0"/>
          <w:divBdr>
            <w:top w:val="none" w:sz="0" w:space="0" w:color="auto"/>
            <w:left w:val="none" w:sz="0" w:space="0" w:color="auto"/>
            <w:bottom w:val="none" w:sz="0" w:space="0" w:color="auto"/>
            <w:right w:val="none" w:sz="0" w:space="0" w:color="auto"/>
          </w:divBdr>
        </w:div>
      </w:divsChild>
    </w:div>
    <w:div w:id="1199590797">
      <w:bodyDiv w:val="1"/>
      <w:marLeft w:val="0"/>
      <w:marRight w:val="0"/>
      <w:marTop w:val="0"/>
      <w:marBottom w:val="0"/>
      <w:divBdr>
        <w:top w:val="none" w:sz="0" w:space="0" w:color="auto"/>
        <w:left w:val="none" w:sz="0" w:space="0" w:color="auto"/>
        <w:bottom w:val="none" w:sz="0" w:space="0" w:color="auto"/>
        <w:right w:val="none" w:sz="0" w:space="0" w:color="auto"/>
      </w:divBdr>
    </w:div>
    <w:div w:id="1243685123">
      <w:bodyDiv w:val="1"/>
      <w:marLeft w:val="0"/>
      <w:marRight w:val="0"/>
      <w:marTop w:val="0"/>
      <w:marBottom w:val="0"/>
      <w:divBdr>
        <w:top w:val="none" w:sz="0" w:space="0" w:color="auto"/>
        <w:left w:val="none" w:sz="0" w:space="0" w:color="auto"/>
        <w:bottom w:val="none" w:sz="0" w:space="0" w:color="auto"/>
        <w:right w:val="none" w:sz="0" w:space="0" w:color="auto"/>
      </w:divBdr>
    </w:div>
    <w:div w:id="1263538275">
      <w:bodyDiv w:val="1"/>
      <w:marLeft w:val="0"/>
      <w:marRight w:val="0"/>
      <w:marTop w:val="0"/>
      <w:marBottom w:val="0"/>
      <w:divBdr>
        <w:top w:val="none" w:sz="0" w:space="0" w:color="auto"/>
        <w:left w:val="none" w:sz="0" w:space="0" w:color="auto"/>
        <w:bottom w:val="none" w:sz="0" w:space="0" w:color="auto"/>
        <w:right w:val="none" w:sz="0" w:space="0" w:color="auto"/>
      </w:divBdr>
    </w:div>
    <w:div w:id="1286084003">
      <w:bodyDiv w:val="1"/>
      <w:marLeft w:val="0"/>
      <w:marRight w:val="0"/>
      <w:marTop w:val="0"/>
      <w:marBottom w:val="0"/>
      <w:divBdr>
        <w:top w:val="none" w:sz="0" w:space="0" w:color="auto"/>
        <w:left w:val="none" w:sz="0" w:space="0" w:color="auto"/>
        <w:bottom w:val="none" w:sz="0" w:space="0" w:color="auto"/>
        <w:right w:val="none" w:sz="0" w:space="0" w:color="auto"/>
      </w:divBdr>
    </w:div>
    <w:div w:id="1352298362">
      <w:bodyDiv w:val="1"/>
      <w:marLeft w:val="0"/>
      <w:marRight w:val="0"/>
      <w:marTop w:val="0"/>
      <w:marBottom w:val="0"/>
      <w:divBdr>
        <w:top w:val="none" w:sz="0" w:space="0" w:color="auto"/>
        <w:left w:val="none" w:sz="0" w:space="0" w:color="auto"/>
        <w:bottom w:val="none" w:sz="0" w:space="0" w:color="auto"/>
        <w:right w:val="none" w:sz="0" w:space="0" w:color="auto"/>
      </w:divBdr>
    </w:div>
    <w:div w:id="1458716797">
      <w:bodyDiv w:val="1"/>
      <w:marLeft w:val="0"/>
      <w:marRight w:val="0"/>
      <w:marTop w:val="0"/>
      <w:marBottom w:val="0"/>
      <w:divBdr>
        <w:top w:val="none" w:sz="0" w:space="0" w:color="auto"/>
        <w:left w:val="none" w:sz="0" w:space="0" w:color="auto"/>
        <w:bottom w:val="none" w:sz="0" w:space="0" w:color="auto"/>
        <w:right w:val="none" w:sz="0" w:space="0" w:color="auto"/>
      </w:divBdr>
    </w:div>
    <w:div w:id="1725248334">
      <w:bodyDiv w:val="1"/>
      <w:marLeft w:val="0"/>
      <w:marRight w:val="0"/>
      <w:marTop w:val="0"/>
      <w:marBottom w:val="0"/>
      <w:divBdr>
        <w:top w:val="none" w:sz="0" w:space="0" w:color="auto"/>
        <w:left w:val="none" w:sz="0" w:space="0" w:color="auto"/>
        <w:bottom w:val="none" w:sz="0" w:space="0" w:color="auto"/>
        <w:right w:val="none" w:sz="0" w:space="0" w:color="auto"/>
      </w:divBdr>
    </w:div>
    <w:div w:id="1735353628">
      <w:bodyDiv w:val="1"/>
      <w:marLeft w:val="0"/>
      <w:marRight w:val="0"/>
      <w:marTop w:val="0"/>
      <w:marBottom w:val="0"/>
      <w:divBdr>
        <w:top w:val="none" w:sz="0" w:space="0" w:color="auto"/>
        <w:left w:val="none" w:sz="0" w:space="0" w:color="auto"/>
        <w:bottom w:val="none" w:sz="0" w:space="0" w:color="auto"/>
        <w:right w:val="none" w:sz="0" w:space="0" w:color="auto"/>
      </w:divBdr>
    </w:div>
    <w:div w:id="1746419082">
      <w:bodyDiv w:val="1"/>
      <w:marLeft w:val="0"/>
      <w:marRight w:val="0"/>
      <w:marTop w:val="0"/>
      <w:marBottom w:val="0"/>
      <w:divBdr>
        <w:top w:val="none" w:sz="0" w:space="0" w:color="auto"/>
        <w:left w:val="none" w:sz="0" w:space="0" w:color="auto"/>
        <w:bottom w:val="none" w:sz="0" w:space="0" w:color="auto"/>
        <w:right w:val="none" w:sz="0" w:space="0" w:color="auto"/>
      </w:divBdr>
    </w:div>
    <w:div w:id="1789082112">
      <w:bodyDiv w:val="1"/>
      <w:marLeft w:val="0"/>
      <w:marRight w:val="0"/>
      <w:marTop w:val="0"/>
      <w:marBottom w:val="0"/>
      <w:divBdr>
        <w:top w:val="none" w:sz="0" w:space="0" w:color="auto"/>
        <w:left w:val="none" w:sz="0" w:space="0" w:color="auto"/>
        <w:bottom w:val="none" w:sz="0" w:space="0" w:color="auto"/>
        <w:right w:val="none" w:sz="0" w:space="0" w:color="auto"/>
      </w:divBdr>
    </w:div>
    <w:div w:id="1872456177">
      <w:bodyDiv w:val="1"/>
      <w:marLeft w:val="0"/>
      <w:marRight w:val="0"/>
      <w:marTop w:val="0"/>
      <w:marBottom w:val="0"/>
      <w:divBdr>
        <w:top w:val="none" w:sz="0" w:space="0" w:color="auto"/>
        <w:left w:val="none" w:sz="0" w:space="0" w:color="auto"/>
        <w:bottom w:val="none" w:sz="0" w:space="0" w:color="auto"/>
        <w:right w:val="none" w:sz="0" w:space="0" w:color="auto"/>
      </w:divBdr>
    </w:div>
    <w:div w:id="1914312680">
      <w:bodyDiv w:val="1"/>
      <w:marLeft w:val="0"/>
      <w:marRight w:val="0"/>
      <w:marTop w:val="0"/>
      <w:marBottom w:val="0"/>
      <w:divBdr>
        <w:top w:val="none" w:sz="0" w:space="0" w:color="auto"/>
        <w:left w:val="none" w:sz="0" w:space="0" w:color="auto"/>
        <w:bottom w:val="none" w:sz="0" w:space="0" w:color="auto"/>
        <w:right w:val="none" w:sz="0" w:space="0" w:color="auto"/>
      </w:divBdr>
    </w:div>
    <w:div w:id="1930576525">
      <w:bodyDiv w:val="1"/>
      <w:marLeft w:val="0"/>
      <w:marRight w:val="0"/>
      <w:marTop w:val="0"/>
      <w:marBottom w:val="0"/>
      <w:divBdr>
        <w:top w:val="none" w:sz="0" w:space="0" w:color="auto"/>
        <w:left w:val="none" w:sz="0" w:space="0" w:color="auto"/>
        <w:bottom w:val="none" w:sz="0" w:space="0" w:color="auto"/>
        <w:right w:val="none" w:sz="0" w:space="0" w:color="auto"/>
      </w:divBdr>
    </w:div>
    <w:div w:id="19781462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link?url=4Qku9Zb2wBIua7s1DyxfDyF0XZzIFL0m6nyz4LW66UiC3TyBDc31URXd5h_2afOtUNo74DSjURDzbTz6pNjZfkyaRMFKEfnfwCYRjU9oLDu&amp;wd=&amp;eqid=e102a46600012e760000000355827dac"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baidu.com/link?url=iT4ATL3sR6yg06cPHgVkbWxtLah4KbbGMOTKi-SQ9uMAjpCCVUsmrIFNHQtlWbRrIUgRFAMxUJ7_lQZh6RW0w9FcG5RyLZskoFBvt8TFc7_"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chrodi@wisc.edu" TargetMode="External"/><Relationship Id="rId11" Type="http://schemas.openxmlformats.org/officeDocument/2006/relationships/image" Target="media/image2.png"/><Relationship Id="rId5" Type="http://schemas.openxmlformats.org/officeDocument/2006/relationships/hyperlink" Target="mailto:dongyihe@medmail.com.cn" TargetMode="External"/><Relationship Id="rId15" Type="http://schemas.openxmlformats.org/officeDocument/2006/relationships/image" Target="media/image6.jpe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github.com/Shicheng-Guo/Synovial_Chondromatosis" TargetMode="Externa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DD43AC20.dotm</Template>
  <TotalTime>291</TotalTime>
  <Pages>15</Pages>
  <Words>5525</Words>
  <Characters>33872</Characters>
  <Application>Microsoft Office Word</Application>
  <DocSecurity>0</DocSecurity>
  <Lines>389</Lines>
  <Paragraphs>11</Paragraphs>
  <ScaleCrop>false</ScaleCrop>
  <HeadingPairs>
    <vt:vector size="2" baseType="variant">
      <vt:variant>
        <vt:lpstr>Title</vt:lpstr>
      </vt:variant>
      <vt:variant>
        <vt:i4>1</vt:i4>
      </vt:variant>
    </vt:vector>
  </HeadingPairs>
  <TitlesOfParts>
    <vt:vector size="1" baseType="lpstr">
      <vt:lpstr/>
    </vt:vector>
  </TitlesOfParts>
  <Company>大众点评</Company>
  <LinksUpToDate>false</LinksUpToDate>
  <CharactersWithSpaces>39386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将科 范</dc:creator>
  <cp:keywords/>
  <dc:description/>
  <cp:lastModifiedBy>Guo, Shicheng</cp:lastModifiedBy>
  <cp:revision>4</cp:revision>
  <cp:lastPrinted>2019-09-14T11:38:00Z</cp:lastPrinted>
  <dcterms:created xsi:type="dcterms:W3CDTF">2019-09-27T14:55:00Z</dcterms:created>
  <dcterms:modified xsi:type="dcterms:W3CDTF">2019-09-29T20:13:00Z</dcterms:modified>
</cp:coreProperties>
</file>